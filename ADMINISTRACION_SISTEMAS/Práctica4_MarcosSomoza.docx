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79468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right="649"/>
      </w:pPr>
      <w:bookmarkStart w:id="0" w:name="_Hlk73988163"/>
      <w:bookmarkEnd w:id="0"/>
    </w:p>
    <w:p w14:paraId="24152A42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rPr>
          <w:color w:val="FF0000"/>
        </w:rPr>
      </w:pPr>
    </w:p>
    <w:p w14:paraId="5B02DC99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</w:pPr>
    </w:p>
    <w:p w14:paraId="17D5C362" w14:textId="77777777" w:rsidR="00E40DFA" w:rsidRDefault="009C3FBD">
      <w:pPr>
        <w:spacing w:line="312" w:lineRule="auto"/>
        <w:jc w:val="both"/>
        <w:rPr>
          <w:b/>
          <w:sz w:val="56"/>
          <w:szCs w:val="56"/>
        </w:rPr>
      </w:pPr>
      <w:r>
        <w:rPr>
          <w:rFonts w:ascii="Proxima Nova" w:eastAsia="Proxima Nova" w:hAnsi="Proxima Nova" w:cs="Proxima Nova"/>
          <w:noProof/>
          <w:color w:val="353744"/>
        </w:rPr>
        <w:drawing>
          <wp:inline distT="114300" distB="114300" distL="114300" distR="114300" wp14:anchorId="267265D9" wp14:editId="0DB9EC62">
            <wp:extent cx="5943600" cy="190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-75000" b="750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54C5B" w14:textId="77777777" w:rsidR="00E40DFA" w:rsidRDefault="009C3F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jc w:val="center"/>
        <w:rPr>
          <w:b/>
          <w:sz w:val="52"/>
          <w:szCs w:val="52"/>
        </w:rPr>
      </w:pPr>
      <w:r>
        <w:rPr>
          <w:b/>
          <w:sz w:val="56"/>
          <w:szCs w:val="56"/>
        </w:rPr>
        <w:t xml:space="preserve">  </w:t>
      </w:r>
      <w:r>
        <w:rPr>
          <w:b/>
          <w:sz w:val="52"/>
          <w:szCs w:val="52"/>
        </w:rPr>
        <w:t xml:space="preserve"> </w:t>
      </w:r>
    </w:p>
    <w:p w14:paraId="0C3F4363" w14:textId="2B98C490" w:rsidR="00E40DFA" w:rsidRDefault="008777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Administración de Sistemas</w:t>
      </w:r>
    </w:p>
    <w:p w14:paraId="7208D80C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right="649"/>
        <w:rPr>
          <w:sz w:val="56"/>
          <w:szCs w:val="56"/>
        </w:rPr>
      </w:pPr>
    </w:p>
    <w:p w14:paraId="135374A8" w14:textId="77777777" w:rsidR="00A96DBD" w:rsidRDefault="009C3FBD" w:rsidP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114300" distB="114300" distL="114300" distR="114300" wp14:anchorId="30AE2812" wp14:editId="2444046C">
            <wp:extent cx="3228975" cy="319963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5167" t="3907" r="25472" b="90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99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BF3A6" w14:textId="77777777" w:rsidR="00A96DBD" w:rsidRDefault="00A96DBD" w:rsidP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jc w:val="center"/>
        <w:rPr>
          <w:sz w:val="56"/>
          <w:szCs w:val="56"/>
        </w:rPr>
      </w:pPr>
    </w:p>
    <w:p w14:paraId="57778ED6" w14:textId="701C0998" w:rsidR="00E40DFA" w:rsidRPr="00A96DBD" w:rsidRDefault="009C3FBD" w:rsidP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43" w:right="649" w:hanging="36"/>
        <w:jc w:val="center"/>
        <w:rPr>
          <w:sz w:val="56"/>
          <w:szCs w:val="56"/>
        </w:rPr>
      </w:pPr>
      <w:r>
        <w:rPr>
          <w:b/>
          <w:sz w:val="40"/>
          <w:szCs w:val="40"/>
        </w:rPr>
        <w:t xml:space="preserve">Práctica </w:t>
      </w:r>
      <w:r w:rsidR="00952EAA">
        <w:rPr>
          <w:b/>
          <w:sz w:val="40"/>
          <w:szCs w:val="40"/>
        </w:rPr>
        <w:t>4</w:t>
      </w:r>
    </w:p>
    <w:p w14:paraId="20AF9C68" w14:textId="745D428B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38CEB838" w14:textId="6D7E2192" w:rsidR="00A96DBD" w:rsidRDefault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1ADAC717" w14:textId="56148A4E" w:rsidR="00A96DBD" w:rsidRDefault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6D0AC114" w14:textId="509E07F0" w:rsidR="00A96DBD" w:rsidRDefault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59A35CC6" w14:textId="6B2B08EB" w:rsidR="00A96DBD" w:rsidRDefault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77648B0C" w14:textId="77777777" w:rsidR="00A96DBD" w:rsidRDefault="00A96D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rPr>
          <w:sz w:val="31"/>
          <w:szCs w:val="31"/>
        </w:rPr>
      </w:pPr>
    </w:p>
    <w:p w14:paraId="5FEF60B8" w14:textId="7F80B5C4" w:rsidR="00E40DFA" w:rsidRDefault="008777CA" w:rsidP="00381108">
      <w:pPr>
        <w:widowControl w:val="0"/>
        <w:shd w:val="clear" w:color="auto" w:fill="FFFFFF"/>
        <w:spacing w:before="240" w:after="240" w:line="240" w:lineRule="auto"/>
        <w:rPr>
          <w:sz w:val="31"/>
          <w:szCs w:val="31"/>
        </w:rPr>
      </w:pPr>
      <w:r>
        <w:rPr>
          <w:color w:val="191919"/>
          <w:sz w:val="32"/>
          <w:szCs w:val="32"/>
        </w:rPr>
        <w:t>2</w:t>
      </w:r>
      <w:r w:rsidR="00952EAA">
        <w:rPr>
          <w:color w:val="191919"/>
          <w:sz w:val="32"/>
          <w:szCs w:val="32"/>
        </w:rPr>
        <w:t>3</w:t>
      </w:r>
      <w:r w:rsidR="009C3FBD">
        <w:rPr>
          <w:color w:val="191919"/>
          <w:sz w:val="32"/>
          <w:szCs w:val="32"/>
        </w:rPr>
        <w:t>/</w:t>
      </w:r>
      <w:r w:rsidR="00952EAA">
        <w:rPr>
          <w:color w:val="191919"/>
          <w:sz w:val="32"/>
          <w:szCs w:val="32"/>
        </w:rPr>
        <w:t>11</w:t>
      </w:r>
      <w:r w:rsidR="009C3FBD">
        <w:rPr>
          <w:color w:val="191919"/>
          <w:sz w:val="32"/>
          <w:szCs w:val="32"/>
        </w:rPr>
        <w:t>/2021</w:t>
      </w:r>
    </w:p>
    <w:p w14:paraId="7D5E5419" w14:textId="0D0A3B24" w:rsidR="00E40DFA" w:rsidRDefault="009C3FB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jc w:val="right"/>
        <w:rPr>
          <w:sz w:val="31"/>
          <w:szCs w:val="31"/>
        </w:rPr>
      </w:pPr>
      <w:r>
        <w:rPr>
          <w:sz w:val="31"/>
          <w:szCs w:val="31"/>
        </w:rPr>
        <w:t xml:space="preserve"> Marcos Eladio Somoza</w:t>
      </w:r>
      <w:r w:rsidR="00381108">
        <w:rPr>
          <w:sz w:val="31"/>
          <w:szCs w:val="31"/>
        </w:rPr>
        <w:t xml:space="preserve"> Corral</w:t>
      </w:r>
    </w:p>
    <w:p w14:paraId="5C8B9258" w14:textId="43EDC65E" w:rsidR="00381108" w:rsidRDefault="003811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jc w:val="right"/>
        <w:rPr>
          <w:sz w:val="31"/>
          <w:szCs w:val="31"/>
        </w:rPr>
      </w:pPr>
      <w:r>
        <w:rPr>
          <w:sz w:val="31"/>
          <w:szCs w:val="31"/>
        </w:rPr>
        <w:t>21711787</w:t>
      </w:r>
    </w:p>
    <w:p w14:paraId="3EAAA92A" w14:textId="77777777" w:rsidR="00381108" w:rsidRDefault="003811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jc w:val="right"/>
        <w:rPr>
          <w:color w:val="000000"/>
          <w:sz w:val="31"/>
          <w:szCs w:val="31"/>
        </w:rPr>
      </w:pPr>
    </w:p>
    <w:p w14:paraId="3F0505FE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"/>
        <w:rPr>
          <w:rFonts w:ascii="Franklin Gothic" w:eastAsia="Franklin Gothic" w:hAnsi="Franklin Gothic" w:cs="Franklin Gothic"/>
          <w:color w:val="2E308B"/>
          <w:sz w:val="19"/>
          <w:szCs w:val="19"/>
        </w:rPr>
      </w:pPr>
    </w:p>
    <w:p w14:paraId="51866E1D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Franklin Gothic" w:eastAsia="Franklin Gothic" w:hAnsi="Franklin Gothic" w:cs="Franklin Gothic"/>
          <w:color w:val="2E308B"/>
          <w:sz w:val="19"/>
          <w:szCs w:val="19"/>
        </w:rPr>
      </w:pPr>
    </w:p>
    <w:p w14:paraId="2D3B2D05" w14:textId="77777777" w:rsidR="00E40DFA" w:rsidRDefault="009C3F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Franklin Gothic" w:eastAsia="Franklin Gothic" w:hAnsi="Franklin Gothic" w:cs="Franklin Gothic"/>
          <w:b/>
          <w:sz w:val="28"/>
          <w:szCs w:val="28"/>
        </w:rPr>
      </w:pPr>
      <w:r>
        <w:rPr>
          <w:rFonts w:ascii="Franklin Gothic" w:eastAsia="Franklin Gothic" w:hAnsi="Franklin Gothic" w:cs="Franklin Gothic"/>
          <w:b/>
          <w:sz w:val="28"/>
          <w:szCs w:val="28"/>
        </w:rPr>
        <w:t xml:space="preserve">ÍNDICE </w:t>
      </w:r>
    </w:p>
    <w:p w14:paraId="523AF487" w14:textId="77777777" w:rsidR="00E40DFA" w:rsidRDefault="00E40DF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Franklin Gothic" w:eastAsia="Franklin Gothic" w:hAnsi="Franklin Gothic" w:cs="Franklin Gothic"/>
          <w:b/>
          <w:sz w:val="28"/>
          <w:szCs w:val="28"/>
        </w:rPr>
      </w:pPr>
    </w:p>
    <w:sdt>
      <w:sdtPr>
        <w:id w:val="-1014679712"/>
        <w:docPartObj>
          <w:docPartGallery w:val="Table of Contents"/>
          <w:docPartUnique/>
        </w:docPartObj>
      </w:sdtPr>
      <w:sdtContent>
        <w:p w14:paraId="676535ED" w14:textId="32BC4541" w:rsidR="00C663D0" w:rsidRDefault="009C3FBD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8595882" w:history="1">
            <w:r w:rsidR="00C663D0" w:rsidRPr="005F15D7">
              <w:rPr>
                <w:rStyle w:val="Hipervnculo"/>
                <w:noProof/>
              </w:rPr>
              <w:t>1. Para  comenzar,  se  recomienda  que  por  seguridad  cada  servicio  utilice  su  propio usuario, por lo que deberemos crear un usuario llamado postgres sin acceso a través de SSH. ¿Qué comando has utilizado para crear este usuario?</w:t>
            </w:r>
            <w:r w:rsidR="00C663D0">
              <w:rPr>
                <w:noProof/>
                <w:webHidden/>
              </w:rPr>
              <w:tab/>
            </w:r>
            <w:r w:rsidR="00C663D0">
              <w:rPr>
                <w:noProof/>
                <w:webHidden/>
              </w:rPr>
              <w:fldChar w:fldCharType="begin"/>
            </w:r>
            <w:r w:rsidR="00C663D0">
              <w:rPr>
                <w:noProof/>
                <w:webHidden/>
              </w:rPr>
              <w:instrText xml:space="preserve"> PAGEREF _Toc88595882 \h </w:instrText>
            </w:r>
            <w:r w:rsidR="00C663D0">
              <w:rPr>
                <w:noProof/>
                <w:webHidden/>
              </w:rPr>
            </w:r>
            <w:r w:rsidR="00C663D0"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4</w:t>
            </w:r>
            <w:r w:rsidR="00C663D0">
              <w:rPr>
                <w:noProof/>
                <w:webHidden/>
              </w:rPr>
              <w:fldChar w:fldCharType="end"/>
            </w:r>
          </w:hyperlink>
        </w:p>
        <w:p w14:paraId="30D2C5C0" w14:textId="5AAFF81F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83" w:history="1">
            <w:r w:rsidRPr="005F15D7">
              <w:rPr>
                <w:rStyle w:val="Hipervnculo"/>
                <w:noProof/>
              </w:rPr>
              <w:t>2. Descarga  el  software  desde  la  página  oficial,  indicando los pasos necesarios  para descargarlo y descomprimirlo.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92BDF" w14:textId="2FF4CD34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84" w:history="1">
            <w:r w:rsidRPr="005F15D7">
              <w:rPr>
                <w:rStyle w:val="Hipervnculo"/>
                <w:noProof/>
              </w:rPr>
              <w:t>3. Ejecuta la compilación teniendo en cuenta que nuestro directorio de instalación será /usr/local/pgsql. Describe el proceso que has seguido.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CAAE" w14:textId="570466D0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85" w:history="1">
            <w:r w:rsidRPr="005F15D7">
              <w:rPr>
                <w:rStyle w:val="Hipervnculo"/>
                <w:noProof/>
              </w:rPr>
              <w:t>4.¿Qué acciones complementarias has tenido  que realizar para poder realizar la instalación?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01F52" w14:textId="2F6EDE85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86" w:history="1">
            <w:r w:rsidRPr="005F15D7">
              <w:rPr>
                <w:rStyle w:val="Hipervnculo"/>
                <w:noProof/>
              </w:rPr>
              <w:t>5. Crea  la  carpeta  de  datos  en  /var/pgsql/data  y  la  carpeta  de  logs  en /var/pgsql/data/pg_log , asignándole como propietario el usuario creado en el punto 1. Adicionalmente inicializa la BD con  codificación es_ES.utf8 ¿Qué comando has utilizado para inicializarla?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E69C6" w14:textId="0DD7439F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87" w:history="1">
            <w:r w:rsidRPr="005F15D7">
              <w:rPr>
                <w:rStyle w:val="Hipervnculo"/>
                <w:noProof/>
              </w:rPr>
              <w:t>6. Lanza la ejecución del servicio teniendo en cuenta los parámetros configurados en el punto anterior. ¿qué comando has utilizado?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CBABB" w14:textId="29F3E670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88" w:history="1">
            <w:r w:rsidRPr="005F15D7">
              <w:rPr>
                <w:rStyle w:val="Hipervnculo"/>
                <w:noProof/>
              </w:rPr>
              <w:t>7. Implementa  un  archivo  para  que  se  inicie  como  un  servicio  automáticamente  al arrancar  el servidor. Adjunta el código del script  agregando  los  comentarios oportunos.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45DB0" w14:textId="75138A29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89" w:history="1">
            <w:r w:rsidRPr="005F15D7">
              <w:rPr>
                <w:rStyle w:val="Hipervnculo"/>
                <w:noProof/>
              </w:rPr>
              <w:t>8. ¿Qué es el init.d?¿Qué otras carpetas podemos encontrar similares?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B2D43" w14:textId="18A8113A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90" w:history="1">
            <w:r w:rsidRPr="005F15D7">
              <w:rPr>
                <w:rStyle w:val="Hipervnculo"/>
                <w:noProof/>
              </w:rPr>
              <w:t>9. Configura el autovacuum de postgreSQL para que se ejecute automáticamente. ¿Qué archivo has tenido que modificar?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434C9" w14:textId="4055419B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91" w:history="1">
            <w:r w:rsidRPr="005F15D7">
              <w:rPr>
                <w:rStyle w:val="Hipervnculo"/>
                <w:noProof/>
              </w:rPr>
              <w:t>10. Indica los principales parámetros y su utilidad del archivo anterior.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9EDDF" w14:textId="45BC7FD9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92" w:history="1">
            <w:r w:rsidRPr="005F15D7">
              <w:rPr>
                <w:rStyle w:val="Hipervnculo"/>
                <w:noProof/>
              </w:rPr>
              <w:t>11. Crea una nueva BD llamada test. Indica los pasos que has seguido para su creación.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73862" w14:textId="64B9D9BD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93" w:history="1">
            <w:r w:rsidRPr="005F15D7">
              <w:rPr>
                <w:rStyle w:val="Hipervnculo"/>
                <w:noProof/>
              </w:rPr>
              <w:t>12. Configura para que la BD creada en el  punto anterior sea accesible sólo desde localhost utilizando las credenciales del usuario que creamos en el punto 1. Describe la configuración utilizada y el archivo que has modificado.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B0688" w14:textId="48FF4EB0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94" w:history="1">
            <w:r w:rsidRPr="005F15D7">
              <w:rPr>
                <w:rStyle w:val="Hipervnculo"/>
                <w:noProof/>
              </w:rPr>
              <w:t>13. ¿Qué otros parámetros de configuración se pueden utilizar en el archivo pg_hba.conf?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5DDB" w14:textId="49AB59CF" w:rsidR="00C663D0" w:rsidRDefault="00C663D0">
          <w:pPr>
            <w:pStyle w:val="TDC1"/>
            <w:tabs>
              <w:tab w:val="right" w:pos="938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95895" w:history="1">
            <w:r w:rsidRPr="005F15D7">
              <w:rPr>
                <w:rStyle w:val="Hipervnculo"/>
                <w:noProof/>
              </w:rPr>
              <w:t>14. Describe las ventajas e inconvenientes principales entre MariaDB y PostgreSQL.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_Toc88595895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452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20B50" w14:textId="595B7B37" w:rsidR="00E40DFA" w:rsidRDefault="009C3FBD">
          <w:pPr>
            <w:tabs>
              <w:tab w:val="right" w:pos="9398"/>
            </w:tabs>
            <w:spacing w:before="200" w:after="80" w:line="240" w:lineRule="auto"/>
            <w:rPr>
              <w:b/>
              <w:color w:val="2E308B"/>
              <w:sz w:val="28"/>
              <w:szCs w:val="28"/>
            </w:rPr>
          </w:pPr>
          <w:r>
            <w:fldChar w:fldCharType="end"/>
          </w:r>
        </w:p>
      </w:sdtContent>
    </w:sdt>
    <w:p w14:paraId="700759C8" w14:textId="0C97138E" w:rsidR="00E40DFA" w:rsidRDefault="00E40DFA">
      <w:pPr>
        <w:rPr>
          <w:ins w:id="1" w:author="Luis Blanco Belver" w:date="2021-05-16T19:25:00Z"/>
          <w:color w:val="2E308B"/>
          <w:sz w:val="28"/>
          <w:szCs w:val="28"/>
        </w:rPr>
      </w:pPr>
    </w:p>
    <w:p w14:paraId="3C35E21C" w14:textId="579CC418" w:rsidR="001939AD" w:rsidRDefault="00863B53" w:rsidP="00952EAA">
      <w:pPr>
        <w:pStyle w:val="Ttulo1"/>
        <w:jc w:val="both"/>
      </w:pPr>
      <w:bookmarkStart w:id="2" w:name="_Toc88595882"/>
      <w:r>
        <w:lastRenderedPageBreak/>
        <w:t>1</w:t>
      </w:r>
      <w:r w:rsidR="008777CA">
        <w:t>.</w:t>
      </w:r>
      <w:r>
        <w:t xml:space="preserve"> </w:t>
      </w:r>
      <w:r w:rsidR="00952EAA">
        <w:t xml:space="preserve">Para  comenzar,  se  recomienda  que  por  seguridad  cada  servicio  utilice  su  propio usuario, por lo que deberemos crear un usuario llamado </w:t>
      </w:r>
      <w:proofErr w:type="spellStart"/>
      <w:r w:rsidR="00952EAA">
        <w:t>postgres</w:t>
      </w:r>
      <w:proofErr w:type="spellEnd"/>
      <w:r w:rsidR="00952EAA">
        <w:t xml:space="preserve"> sin acceso a través de SSH. ¿Qué comando has utilizado para crear este usuario?</w:t>
      </w:r>
      <w:bookmarkEnd w:id="2"/>
    </w:p>
    <w:p w14:paraId="397C2696" w14:textId="12C4731F" w:rsidR="00952EAA" w:rsidRDefault="00952EAA" w:rsidP="00A13620">
      <w:pPr>
        <w:jc w:val="both"/>
      </w:pPr>
      <w:r>
        <w:t xml:space="preserve">Con el comando </w:t>
      </w:r>
      <w:r w:rsidRPr="00984051">
        <w:rPr>
          <w:b/>
          <w:bCs/>
          <w:i/>
          <w:iCs/>
        </w:rPr>
        <w:t xml:space="preserve">sudo </w:t>
      </w:r>
      <w:proofErr w:type="spellStart"/>
      <w:r w:rsidRPr="00984051">
        <w:rPr>
          <w:b/>
          <w:bCs/>
          <w:i/>
          <w:iCs/>
        </w:rPr>
        <w:t>adduser</w:t>
      </w:r>
      <w:proofErr w:type="spellEnd"/>
      <w:r>
        <w:t xml:space="preserve"> nombre creamos un nuevo usuario, </w:t>
      </w:r>
      <w:r w:rsidR="00CF6BD0">
        <w:t xml:space="preserve">y para darle acceso de </w:t>
      </w:r>
      <w:proofErr w:type="spellStart"/>
      <w:r w:rsidR="00CF6BD0" w:rsidRPr="00984051">
        <w:rPr>
          <w:i/>
          <w:iCs/>
        </w:rPr>
        <w:t>sudoer</w:t>
      </w:r>
      <w:proofErr w:type="spellEnd"/>
      <w:r w:rsidR="00CF6BD0">
        <w:t xml:space="preserve">, se deberá modificar el archivo </w:t>
      </w:r>
      <w:r w:rsidR="00CF6BD0" w:rsidRPr="00984051">
        <w:rPr>
          <w:b/>
          <w:bCs/>
          <w:i/>
          <w:iCs/>
        </w:rPr>
        <w:t>/</w:t>
      </w:r>
      <w:proofErr w:type="spellStart"/>
      <w:r w:rsidR="00CF6BD0" w:rsidRPr="00984051">
        <w:rPr>
          <w:b/>
          <w:bCs/>
          <w:i/>
          <w:iCs/>
        </w:rPr>
        <w:t>etc</w:t>
      </w:r>
      <w:proofErr w:type="spellEnd"/>
      <w:r w:rsidR="00CF6BD0" w:rsidRPr="00984051">
        <w:rPr>
          <w:b/>
          <w:bCs/>
          <w:i/>
          <w:iCs/>
        </w:rPr>
        <w:t>/</w:t>
      </w:r>
      <w:proofErr w:type="spellStart"/>
      <w:r w:rsidR="00F0277E" w:rsidRPr="00984051">
        <w:rPr>
          <w:b/>
          <w:bCs/>
          <w:i/>
          <w:iCs/>
        </w:rPr>
        <w:t>sudoers</w:t>
      </w:r>
      <w:proofErr w:type="spellEnd"/>
      <w:r w:rsidR="00F0277E">
        <w:t xml:space="preserve"> como super usuario y añadir </w:t>
      </w:r>
      <w:proofErr w:type="spellStart"/>
      <w:r w:rsidR="00F0277E" w:rsidRPr="00984051">
        <w:rPr>
          <w:b/>
          <w:bCs/>
        </w:rPr>
        <w:t>postgres</w:t>
      </w:r>
      <w:proofErr w:type="spellEnd"/>
      <w:r w:rsidR="00F0277E">
        <w:t xml:space="preserve"> </w:t>
      </w:r>
      <w:r w:rsidR="00F0277E" w:rsidRPr="00984051">
        <w:rPr>
          <w:b/>
          <w:bCs/>
        </w:rPr>
        <w:t>ALL=(ALL:ALL) ALL.</w:t>
      </w:r>
    </w:p>
    <w:p w14:paraId="75C4C17F" w14:textId="61DB5CC2" w:rsidR="00952EAA" w:rsidRDefault="00952EAA" w:rsidP="00A13620">
      <w:pPr>
        <w:jc w:val="both"/>
      </w:pPr>
      <w:r w:rsidRPr="00952EAA">
        <w:drawing>
          <wp:inline distT="0" distB="0" distL="0" distR="0" wp14:anchorId="16395E40" wp14:editId="7EDF4D13">
            <wp:extent cx="5964555" cy="934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BD0" w:rsidRPr="00CF6BD0">
        <w:drawing>
          <wp:inline distT="0" distB="0" distL="0" distR="0" wp14:anchorId="010BF9CF" wp14:editId="0522F2ED">
            <wp:extent cx="5964555" cy="13608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73A" w14:textId="20BEF35D" w:rsidR="00791AA8" w:rsidRDefault="00791AA8" w:rsidP="00A13620">
      <w:pPr>
        <w:jc w:val="both"/>
      </w:pPr>
    </w:p>
    <w:p w14:paraId="588B01B6" w14:textId="1BB10E58" w:rsidR="00791AA8" w:rsidRDefault="00791AA8" w:rsidP="00A13620">
      <w:pPr>
        <w:jc w:val="both"/>
      </w:pPr>
      <w:r>
        <w:t xml:space="preserve">Finalmente, para deshabilitar las conexiones </w:t>
      </w:r>
      <w:r w:rsidRPr="00984051">
        <w:rPr>
          <w:b/>
          <w:bCs/>
        </w:rPr>
        <w:t>SSH</w:t>
      </w:r>
      <w:r>
        <w:t xml:space="preserve"> para el usuario </w:t>
      </w:r>
      <w:proofErr w:type="spellStart"/>
      <w:r w:rsidRPr="00984051">
        <w:rPr>
          <w:b/>
          <w:bCs/>
        </w:rPr>
        <w:t>postgres</w:t>
      </w:r>
      <w:proofErr w:type="spellEnd"/>
      <w:r>
        <w:t xml:space="preserve">, tendremos que modificar el fichero </w:t>
      </w:r>
      <w:r w:rsidRPr="00984051">
        <w:rPr>
          <w:b/>
          <w:bCs/>
        </w:rPr>
        <w:t>/</w:t>
      </w:r>
      <w:proofErr w:type="spellStart"/>
      <w:r w:rsidRPr="00984051">
        <w:rPr>
          <w:b/>
          <w:bCs/>
        </w:rPr>
        <w:t>etc</w:t>
      </w:r>
      <w:proofErr w:type="spellEnd"/>
      <w:r w:rsidRPr="00984051">
        <w:rPr>
          <w:b/>
          <w:bCs/>
        </w:rPr>
        <w:t>/</w:t>
      </w:r>
      <w:proofErr w:type="spellStart"/>
      <w:r w:rsidRPr="00984051">
        <w:rPr>
          <w:b/>
          <w:bCs/>
        </w:rPr>
        <w:t>ssh</w:t>
      </w:r>
      <w:proofErr w:type="spellEnd"/>
      <w:r w:rsidRPr="00984051">
        <w:rPr>
          <w:b/>
          <w:bCs/>
        </w:rPr>
        <w:t>/</w:t>
      </w:r>
      <w:proofErr w:type="spellStart"/>
      <w:r w:rsidRPr="00984051">
        <w:rPr>
          <w:b/>
          <w:bCs/>
        </w:rPr>
        <w:t>sshd_config</w:t>
      </w:r>
      <w:proofErr w:type="spellEnd"/>
      <w:r>
        <w:t xml:space="preserve"> y añadir </w:t>
      </w:r>
      <w:proofErr w:type="spellStart"/>
      <w:r w:rsidRPr="00984051">
        <w:rPr>
          <w:b/>
          <w:bCs/>
        </w:rPr>
        <w:t>DenyUsers</w:t>
      </w:r>
      <w:proofErr w:type="spellEnd"/>
      <w:r w:rsidRPr="00984051">
        <w:rPr>
          <w:b/>
          <w:bCs/>
        </w:rPr>
        <w:t xml:space="preserve"> </w:t>
      </w:r>
      <w:r w:rsidRPr="00984051">
        <w:rPr>
          <w:b/>
          <w:bCs/>
        </w:rPr>
        <w:tab/>
      </w:r>
      <w:proofErr w:type="spellStart"/>
      <w:r w:rsidRPr="00984051">
        <w:rPr>
          <w:b/>
          <w:bCs/>
        </w:rPr>
        <w:t>postgres</w:t>
      </w:r>
      <w:proofErr w:type="spellEnd"/>
      <w:r>
        <w:t xml:space="preserve">. Cabe destacar que debe haber una tabulación entre </w:t>
      </w:r>
      <w:proofErr w:type="spellStart"/>
      <w:r w:rsidRPr="00984051">
        <w:rPr>
          <w:i/>
          <w:iCs/>
        </w:rPr>
        <w:t>DenyUsers</w:t>
      </w:r>
      <w:proofErr w:type="spellEnd"/>
      <w:r>
        <w:t xml:space="preserve"> y el usuario</w:t>
      </w:r>
      <w:r w:rsidR="00A13620">
        <w:t xml:space="preserve"> para que reconozca la directiva</w:t>
      </w:r>
      <w:r>
        <w:t>.</w:t>
      </w:r>
    </w:p>
    <w:p w14:paraId="31125661" w14:textId="7F9799B0" w:rsidR="00791AA8" w:rsidRDefault="00791AA8" w:rsidP="00952EAA">
      <w:r w:rsidRPr="00791AA8">
        <w:drawing>
          <wp:inline distT="0" distB="0" distL="0" distR="0" wp14:anchorId="41E2463F" wp14:editId="20ADAB04">
            <wp:extent cx="5906324" cy="156231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E434" w14:textId="0F12950E" w:rsidR="008A0D9F" w:rsidRDefault="008A0D9F" w:rsidP="00952EAA"/>
    <w:p w14:paraId="5CF7A13D" w14:textId="0799620E" w:rsidR="008A0D9F" w:rsidRDefault="008A0D9F" w:rsidP="008A0D9F">
      <w:pPr>
        <w:pStyle w:val="Ttulo1"/>
        <w:jc w:val="both"/>
      </w:pPr>
      <w:bookmarkStart w:id="3" w:name="_Toc88595883"/>
      <w:r>
        <w:lastRenderedPageBreak/>
        <w:t>2. Descarga  el  software  desde  la  página  oficial,  indicando los pasos necesarios  para descargarlo y descomprimirlo.</w:t>
      </w:r>
      <w:bookmarkEnd w:id="3"/>
    </w:p>
    <w:p w14:paraId="337E651C" w14:textId="3A439706" w:rsidR="000E7395" w:rsidRPr="000E7395" w:rsidRDefault="000E7395" w:rsidP="000E7395">
      <w:r>
        <w:t xml:space="preserve">Para descargarlo, se hará uso del comando </w:t>
      </w:r>
      <w:proofErr w:type="spellStart"/>
      <w:r w:rsidRPr="000E7395">
        <w:rPr>
          <w:b/>
          <w:bCs/>
        </w:rPr>
        <w:t>wget</w:t>
      </w:r>
      <w:proofErr w:type="spellEnd"/>
      <w:r>
        <w:t xml:space="preserve"> con el link del archivo </w:t>
      </w:r>
      <w:r w:rsidRPr="000E7395">
        <w:rPr>
          <w:b/>
          <w:bCs/>
        </w:rPr>
        <w:t>.</w:t>
      </w:r>
      <w:proofErr w:type="spellStart"/>
      <w:r w:rsidRPr="000E7395">
        <w:rPr>
          <w:b/>
          <w:bCs/>
        </w:rPr>
        <w:t>tar</w:t>
      </w:r>
      <w:proofErr w:type="spellEnd"/>
      <w:r>
        <w:t xml:space="preserve"> tal que </w:t>
      </w:r>
      <w:proofErr w:type="spellStart"/>
      <w:r w:rsidRPr="000E7395">
        <w:rPr>
          <w:b/>
          <w:bCs/>
        </w:rPr>
        <w:t>wget</w:t>
      </w:r>
      <w:proofErr w:type="spellEnd"/>
      <w:r w:rsidRPr="000E7395">
        <w:rPr>
          <w:b/>
          <w:bCs/>
        </w:rPr>
        <w:t xml:space="preserve"> https://ftp.postgresql.org/pub/source/v14.1/postgresql-14.1.tar.gz</w:t>
      </w:r>
      <w:r>
        <w:rPr>
          <w:b/>
          <w:bCs/>
        </w:rPr>
        <w:t>.</w:t>
      </w:r>
      <w:r w:rsidRPr="000E7395">
        <w:drawing>
          <wp:inline distT="0" distB="0" distL="0" distR="0" wp14:anchorId="76E8C24B" wp14:editId="60C734C3">
            <wp:extent cx="5964555" cy="10287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A1E6" w14:textId="6C471A40" w:rsidR="000E7395" w:rsidRDefault="000E7395" w:rsidP="00952EAA">
      <w:r>
        <w:t xml:space="preserve">Y podremos descomprimir el archivo con </w:t>
      </w:r>
      <w:proofErr w:type="spellStart"/>
      <w:r w:rsidRPr="000E7395">
        <w:rPr>
          <w:b/>
          <w:bCs/>
        </w:rPr>
        <w:t>tar</w:t>
      </w:r>
      <w:proofErr w:type="spellEnd"/>
      <w:r w:rsidRPr="000E7395">
        <w:rPr>
          <w:b/>
          <w:bCs/>
        </w:rPr>
        <w:t xml:space="preserve"> -</w:t>
      </w:r>
      <w:proofErr w:type="spellStart"/>
      <w:r w:rsidRPr="000E7395">
        <w:rPr>
          <w:b/>
          <w:bCs/>
        </w:rPr>
        <w:t>xzvf</w:t>
      </w:r>
      <w:proofErr w:type="spellEnd"/>
      <w:r w:rsidRPr="000E7395">
        <w:rPr>
          <w:b/>
          <w:bCs/>
        </w:rPr>
        <w:t xml:space="preserve"> postgresql-14.1.tar.gz</w:t>
      </w:r>
      <w:r>
        <w:t>.</w:t>
      </w:r>
      <w:r w:rsidRPr="000E7395">
        <w:drawing>
          <wp:inline distT="0" distB="0" distL="0" distR="0" wp14:anchorId="3643AE1A" wp14:editId="19BA6310">
            <wp:extent cx="5964555" cy="38671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395">
        <w:drawing>
          <wp:inline distT="0" distB="0" distL="0" distR="0" wp14:anchorId="65490719" wp14:editId="47335C43">
            <wp:extent cx="5964555" cy="4451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631B" w14:textId="581987E4" w:rsidR="000E7395" w:rsidRDefault="000E7395" w:rsidP="000E7395">
      <w:pPr>
        <w:pStyle w:val="Ttulo1"/>
        <w:jc w:val="both"/>
      </w:pPr>
      <w:bookmarkStart w:id="4" w:name="_Toc88595884"/>
      <w:r>
        <w:t>3. Ejecuta la compilación teniendo en cuenta que nuestro directorio de instalación será /</w:t>
      </w:r>
      <w:proofErr w:type="spellStart"/>
      <w:r>
        <w:t>usr</w:t>
      </w:r>
      <w:proofErr w:type="spellEnd"/>
      <w:r>
        <w:t>/local/</w:t>
      </w:r>
      <w:proofErr w:type="spellStart"/>
      <w:r>
        <w:t>pgsql</w:t>
      </w:r>
      <w:proofErr w:type="spellEnd"/>
      <w:r>
        <w:t>. Describe el proceso que has seguido.</w:t>
      </w:r>
      <w:bookmarkEnd w:id="4"/>
    </w:p>
    <w:p w14:paraId="4E18799E" w14:textId="77777777" w:rsidR="00AD3344" w:rsidRDefault="00DD5DD3" w:rsidP="00AD3344">
      <w:pPr>
        <w:rPr>
          <w:noProof/>
        </w:rPr>
      </w:pPr>
      <w:r>
        <w:t xml:space="preserve">Primero, moveremos la carpeta descomprimida </w:t>
      </w:r>
      <w:r w:rsidRPr="00AD3344">
        <w:rPr>
          <w:b/>
          <w:bCs/>
        </w:rPr>
        <w:t>postgresql-14.1</w:t>
      </w:r>
      <w:r>
        <w:t xml:space="preserve"> a el directorio </w:t>
      </w:r>
      <w:r w:rsidRPr="00AD3344">
        <w:rPr>
          <w:b/>
          <w:bCs/>
        </w:rPr>
        <w:t>/</w:t>
      </w:r>
      <w:proofErr w:type="spellStart"/>
      <w:r w:rsidRPr="00AD3344">
        <w:rPr>
          <w:b/>
          <w:bCs/>
        </w:rPr>
        <w:t>usr</w:t>
      </w:r>
      <w:proofErr w:type="spellEnd"/>
      <w:r w:rsidRPr="00AD3344">
        <w:rPr>
          <w:b/>
          <w:bCs/>
        </w:rPr>
        <w:t>/local</w:t>
      </w:r>
      <w:r>
        <w:t xml:space="preserve"> y cambiaremos el nombre de la carpeta a </w:t>
      </w:r>
      <w:proofErr w:type="spellStart"/>
      <w:r w:rsidRPr="00AD3344">
        <w:rPr>
          <w:b/>
          <w:bCs/>
        </w:rPr>
        <w:t>pgsql</w:t>
      </w:r>
      <w:proofErr w:type="spellEnd"/>
      <w:r>
        <w:t>.</w:t>
      </w:r>
      <w:r w:rsidRPr="00DD5DD3">
        <w:rPr>
          <w:noProof/>
        </w:rPr>
        <w:t xml:space="preserve"> </w:t>
      </w:r>
    </w:p>
    <w:p w14:paraId="3AF0B015" w14:textId="71FB3B22" w:rsidR="00DD5DD3" w:rsidRDefault="00DD5DD3" w:rsidP="00AD3344">
      <w:pPr>
        <w:jc w:val="center"/>
        <w:rPr>
          <w:noProof/>
        </w:rPr>
      </w:pPr>
      <w:r w:rsidRPr="00DD5DD3">
        <w:drawing>
          <wp:inline distT="0" distB="0" distL="0" distR="0" wp14:anchorId="3B2A0BA8" wp14:editId="38C8D531">
            <wp:extent cx="5292970" cy="1069526"/>
            <wp:effectExtent l="0" t="0" r="317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7506" cy="11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2DD0" w14:textId="43D74E8E" w:rsidR="00AD3344" w:rsidRDefault="00AD3344" w:rsidP="00AD3344">
      <w:pPr>
        <w:jc w:val="center"/>
      </w:pPr>
      <w:r w:rsidRPr="00AD3344">
        <w:drawing>
          <wp:inline distT="0" distB="0" distL="0" distR="0" wp14:anchorId="291A920F" wp14:editId="105041DB">
            <wp:extent cx="5281246" cy="658961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5557" cy="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7A0D" w14:textId="77777777" w:rsidR="00AD3344" w:rsidRDefault="00AD3344" w:rsidP="000E7395"/>
    <w:p w14:paraId="13B6FFCB" w14:textId="178EC425" w:rsidR="00AD3344" w:rsidRDefault="00DD5DD3" w:rsidP="000E7395">
      <w:r>
        <w:t xml:space="preserve">Para facilitar la compilación, se ha creado un script </w:t>
      </w:r>
      <w:r w:rsidRPr="00367B9C">
        <w:rPr>
          <w:b/>
          <w:bCs/>
        </w:rPr>
        <w:t>runconfigure.sh</w:t>
      </w:r>
      <w:r>
        <w:t xml:space="preserve"> </w:t>
      </w:r>
      <w:r w:rsidR="00AD3344">
        <w:t xml:space="preserve">que actuará de </w:t>
      </w:r>
      <w:proofErr w:type="spellStart"/>
      <w:r w:rsidR="00AD3344" w:rsidRPr="00367B9C">
        <w:rPr>
          <w:i/>
          <w:iCs/>
        </w:rPr>
        <w:t>wrapper</w:t>
      </w:r>
      <w:proofErr w:type="spellEnd"/>
      <w:r w:rsidR="00AD3344">
        <w:t xml:space="preserve"> para ayudar a </w:t>
      </w:r>
      <w:r w:rsidR="00367B9C">
        <w:t>la posterior configuración</w:t>
      </w:r>
      <w:r w:rsidR="00AD3344">
        <w:t xml:space="preserve">. </w:t>
      </w:r>
    </w:p>
    <w:p w14:paraId="667F1DFA" w14:textId="526F5259" w:rsidR="000E7395" w:rsidRDefault="00AD3344" w:rsidP="00AD3344">
      <w:pPr>
        <w:jc w:val="center"/>
      </w:pPr>
      <w:r w:rsidRPr="00AD3344">
        <w:drawing>
          <wp:inline distT="0" distB="0" distL="0" distR="0" wp14:anchorId="7046F202" wp14:editId="562B5A1F">
            <wp:extent cx="2496282" cy="1122248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511" cy="11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AA03" w14:textId="77777777" w:rsidR="00DD5DD3" w:rsidRPr="00DD5DD3" w:rsidRDefault="00DD5DD3" w:rsidP="000E7395"/>
    <w:p w14:paraId="3D04E95F" w14:textId="77777777" w:rsidR="006B0596" w:rsidRDefault="006B0596" w:rsidP="00952EAA">
      <w:r>
        <w:t xml:space="preserve">Para poder </w:t>
      </w:r>
      <w:proofErr w:type="spellStart"/>
      <w:r>
        <w:t>compliar</w:t>
      </w:r>
      <w:proofErr w:type="spellEnd"/>
      <w:r>
        <w:t xml:space="preserve"> el script, se deben instalar primero algunos paquetes para que sea posible:</w:t>
      </w:r>
    </w:p>
    <w:p w14:paraId="6962957C" w14:textId="0079B237" w:rsidR="000E7395" w:rsidRDefault="006B0596" w:rsidP="006B0596">
      <w:pPr>
        <w:jc w:val="center"/>
      </w:pPr>
      <w:r w:rsidRPr="006B0596">
        <w:drawing>
          <wp:inline distT="0" distB="0" distL="0" distR="0" wp14:anchorId="25FA0ED3" wp14:editId="0517747F">
            <wp:extent cx="5068007" cy="209579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596">
        <w:drawing>
          <wp:inline distT="0" distB="0" distL="0" distR="0" wp14:anchorId="57CEA6E2" wp14:editId="4D9A0C6E">
            <wp:extent cx="5964555" cy="243205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596">
        <w:drawing>
          <wp:inline distT="0" distB="0" distL="0" distR="0" wp14:anchorId="624DB81C" wp14:editId="6DAEF92B">
            <wp:extent cx="5964555" cy="207010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596">
        <w:drawing>
          <wp:inline distT="0" distB="0" distL="0" distR="0" wp14:anchorId="094ED44F" wp14:editId="30338230">
            <wp:extent cx="5915851" cy="219106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596">
        <w:drawing>
          <wp:inline distT="0" distB="0" distL="0" distR="0" wp14:anchorId="2D04AC96" wp14:editId="426A0151">
            <wp:extent cx="5964555" cy="23431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8D25" w14:textId="1151A1E2" w:rsidR="006B0596" w:rsidRDefault="006B0596" w:rsidP="006B0596">
      <w:pPr>
        <w:jc w:val="center"/>
      </w:pPr>
    </w:p>
    <w:p w14:paraId="0410CB9B" w14:textId="77777777" w:rsidR="006B0596" w:rsidRDefault="006B0596" w:rsidP="006B0596">
      <w:pPr>
        <w:jc w:val="both"/>
      </w:pPr>
      <w:r>
        <w:t xml:space="preserve">Y ya se podría ejecutar el archivo </w:t>
      </w:r>
      <w:r w:rsidRPr="006B0596">
        <w:rPr>
          <w:b/>
          <w:bCs/>
        </w:rPr>
        <w:t>runconfig.sh</w:t>
      </w:r>
      <w:r>
        <w:t xml:space="preserve"> con </w:t>
      </w:r>
      <w:r w:rsidRPr="006B0596">
        <w:rPr>
          <w:b/>
          <w:bCs/>
        </w:rPr>
        <w:t>./runconfig.sh</w:t>
      </w:r>
      <w:r>
        <w:t>.</w:t>
      </w:r>
    </w:p>
    <w:p w14:paraId="03BC0717" w14:textId="135F9E67" w:rsidR="006B0596" w:rsidRDefault="006B0596" w:rsidP="006B0596">
      <w:pPr>
        <w:jc w:val="center"/>
      </w:pPr>
      <w:r w:rsidRPr="006B0596">
        <w:drawing>
          <wp:inline distT="0" distB="0" distL="0" distR="0" wp14:anchorId="47C97049" wp14:editId="15E58AB2">
            <wp:extent cx="5649113" cy="1057423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8585" w14:textId="2D28C1DF" w:rsidR="006B0596" w:rsidRDefault="006B0596" w:rsidP="006B0596">
      <w:pPr>
        <w:jc w:val="both"/>
      </w:pPr>
      <w:r>
        <w:t xml:space="preserve">Ahora se deberá ejecutar el comando </w:t>
      </w:r>
      <w:proofErr w:type="spellStart"/>
      <w:r w:rsidRPr="006B0596">
        <w:rPr>
          <w:b/>
          <w:bCs/>
        </w:rPr>
        <w:t>make</w:t>
      </w:r>
      <w:proofErr w:type="spellEnd"/>
      <w:r>
        <w:t xml:space="preserve"> en el mismo directorio ( de </w:t>
      </w:r>
      <w:proofErr w:type="spellStart"/>
      <w:r w:rsidRPr="006B0596">
        <w:rPr>
          <w:i/>
          <w:iCs/>
        </w:rPr>
        <w:t>cmake</w:t>
      </w:r>
      <w:proofErr w:type="spellEnd"/>
      <w:r>
        <w:t xml:space="preserve">, para el compilador </w:t>
      </w:r>
      <w:proofErr w:type="spellStart"/>
      <w:r w:rsidRPr="006B0596">
        <w:rPr>
          <w:b/>
          <w:bCs/>
        </w:rPr>
        <w:t>gcc</w:t>
      </w:r>
      <w:proofErr w:type="spellEnd"/>
      <w:r>
        <w:t xml:space="preserve">) así como </w:t>
      </w:r>
      <w:proofErr w:type="spellStart"/>
      <w:r w:rsidRPr="006B0596">
        <w:rPr>
          <w:b/>
          <w:bCs/>
        </w:rPr>
        <w:t>make</w:t>
      </w:r>
      <w:proofErr w:type="spellEnd"/>
      <w:r w:rsidRPr="006B0596">
        <w:rPr>
          <w:b/>
          <w:bCs/>
        </w:rPr>
        <w:t xml:space="preserve"> </w:t>
      </w:r>
      <w:proofErr w:type="spellStart"/>
      <w:r w:rsidRPr="006B0596">
        <w:rPr>
          <w:b/>
          <w:bCs/>
        </w:rPr>
        <w:t>install</w:t>
      </w:r>
      <w:proofErr w:type="spellEnd"/>
      <w:r>
        <w:t xml:space="preserve">. Una vez terminados los procesos, se deberá acceder al directorio </w:t>
      </w:r>
      <w:r w:rsidRPr="006B0596">
        <w:rPr>
          <w:b/>
          <w:bCs/>
        </w:rPr>
        <w:t>/</w:t>
      </w:r>
      <w:proofErr w:type="spellStart"/>
      <w:r w:rsidRPr="006B0596">
        <w:rPr>
          <w:b/>
          <w:bCs/>
        </w:rPr>
        <w:t>contrib</w:t>
      </w:r>
      <w:proofErr w:type="spellEnd"/>
      <w:r w:rsidRPr="006B0596">
        <w:rPr>
          <w:b/>
          <w:bCs/>
        </w:rPr>
        <w:t>/</w:t>
      </w:r>
      <w:proofErr w:type="spellStart"/>
      <w:r w:rsidRPr="006B0596">
        <w:rPr>
          <w:b/>
          <w:bCs/>
        </w:rPr>
        <w:t>uuid-ossp</w:t>
      </w:r>
      <w:proofErr w:type="spellEnd"/>
      <w:r>
        <w:t xml:space="preserve"> y realizar los dos mismos comandos (</w:t>
      </w:r>
      <w:proofErr w:type="spellStart"/>
      <w:r w:rsidRPr="006B0596">
        <w:rPr>
          <w:b/>
          <w:bCs/>
        </w:rPr>
        <w:t>make</w:t>
      </w:r>
      <w:proofErr w:type="spellEnd"/>
      <w:r>
        <w:t xml:space="preserve"> y </w:t>
      </w:r>
      <w:proofErr w:type="spellStart"/>
      <w:r w:rsidRPr="006B0596">
        <w:rPr>
          <w:b/>
          <w:bCs/>
        </w:rPr>
        <w:t>make</w:t>
      </w:r>
      <w:proofErr w:type="spellEnd"/>
      <w:r w:rsidRPr="006B0596">
        <w:rPr>
          <w:b/>
          <w:bCs/>
        </w:rPr>
        <w:t xml:space="preserve"> </w:t>
      </w:r>
      <w:proofErr w:type="spellStart"/>
      <w:r w:rsidRPr="006B0596">
        <w:rPr>
          <w:b/>
          <w:bCs/>
        </w:rPr>
        <w:t>install</w:t>
      </w:r>
      <w:proofErr w:type="spellEnd"/>
      <w:r>
        <w:t xml:space="preserve">). </w:t>
      </w:r>
      <w:r w:rsidRPr="006B0596">
        <w:drawing>
          <wp:inline distT="0" distB="0" distL="0" distR="0" wp14:anchorId="400AE3A3" wp14:editId="0F7F9F68">
            <wp:extent cx="5964555" cy="6299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0596">
        <w:drawing>
          <wp:inline distT="0" distB="0" distL="0" distR="0" wp14:anchorId="229BA991" wp14:editId="1D7296A1">
            <wp:extent cx="5964555" cy="84582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D5C" w14:textId="4C3CAFFC" w:rsidR="006B0596" w:rsidRDefault="00847056" w:rsidP="006B0596">
      <w:pPr>
        <w:jc w:val="both"/>
      </w:pPr>
      <w:r>
        <w:t xml:space="preserve">Y asignamos el directorio de </w:t>
      </w:r>
      <w:r w:rsidRPr="00847056">
        <w:rPr>
          <w:b/>
          <w:bCs/>
        </w:rPr>
        <w:t>/</w:t>
      </w:r>
      <w:proofErr w:type="spellStart"/>
      <w:r w:rsidRPr="00847056">
        <w:rPr>
          <w:b/>
          <w:bCs/>
        </w:rPr>
        <w:t>usr</w:t>
      </w:r>
      <w:proofErr w:type="spellEnd"/>
      <w:r w:rsidRPr="00847056">
        <w:rPr>
          <w:b/>
          <w:bCs/>
        </w:rPr>
        <w:t>/local/</w:t>
      </w:r>
      <w:proofErr w:type="spellStart"/>
      <w:r w:rsidRPr="00847056">
        <w:rPr>
          <w:b/>
          <w:bCs/>
        </w:rPr>
        <w:t>pgsql</w:t>
      </w:r>
      <w:proofErr w:type="spellEnd"/>
      <w:r>
        <w:t xml:space="preserve"> al usuario </w:t>
      </w:r>
      <w:proofErr w:type="spellStart"/>
      <w:r>
        <w:t>postgres</w:t>
      </w:r>
      <w:proofErr w:type="spellEnd"/>
      <w:r>
        <w:t xml:space="preserve"> con el tag </w:t>
      </w:r>
      <w:r w:rsidRPr="00847056">
        <w:rPr>
          <w:b/>
          <w:bCs/>
        </w:rPr>
        <w:t>-R</w:t>
      </w:r>
      <w:r>
        <w:t xml:space="preserve"> para asignar recursivamente cada archivo del directorio mediante el comando </w:t>
      </w:r>
      <w:r w:rsidRPr="00847056">
        <w:rPr>
          <w:b/>
          <w:bCs/>
        </w:rPr>
        <w:t xml:space="preserve">sudo </w:t>
      </w:r>
      <w:proofErr w:type="spellStart"/>
      <w:r w:rsidRPr="00847056">
        <w:rPr>
          <w:b/>
          <w:bCs/>
        </w:rPr>
        <w:t>chown</w:t>
      </w:r>
      <w:proofErr w:type="spellEnd"/>
      <w:r w:rsidRPr="00847056">
        <w:rPr>
          <w:b/>
          <w:bCs/>
        </w:rPr>
        <w:t xml:space="preserve"> -R </w:t>
      </w:r>
      <w:proofErr w:type="spellStart"/>
      <w:r w:rsidRPr="00847056">
        <w:rPr>
          <w:b/>
          <w:bCs/>
        </w:rPr>
        <w:t>postgres:postgres</w:t>
      </w:r>
      <w:proofErr w:type="spellEnd"/>
      <w:r w:rsidRPr="00847056">
        <w:rPr>
          <w:b/>
          <w:bCs/>
        </w:rPr>
        <w:t xml:space="preserve"> /</w:t>
      </w:r>
      <w:proofErr w:type="spellStart"/>
      <w:r w:rsidRPr="00847056">
        <w:rPr>
          <w:b/>
          <w:bCs/>
        </w:rPr>
        <w:t>usr</w:t>
      </w:r>
      <w:proofErr w:type="spellEnd"/>
      <w:r w:rsidRPr="00847056">
        <w:rPr>
          <w:b/>
          <w:bCs/>
        </w:rPr>
        <w:t>/local/</w:t>
      </w:r>
      <w:proofErr w:type="spellStart"/>
      <w:r w:rsidRPr="00847056">
        <w:rPr>
          <w:b/>
          <w:bCs/>
        </w:rPr>
        <w:t>pgsql</w:t>
      </w:r>
      <w:proofErr w:type="spellEnd"/>
      <w:r>
        <w:t xml:space="preserve">. </w:t>
      </w:r>
      <w:r>
        <w:tab/>
        <w:t xml:space="preserve"> </w:t>
      </w:r>
      <w:r w:rsidRPr="00847056">
        <w:drawing>
          <wp:inline distT="0" distB="0" distL="0" distR="0" wp14:anchorId="179ACC2F" wp14:editId="1A4510EE">
            <wp:extent cx="5964555" cy="163195"/>
            <wp:effectExtent l="0" t="0" r="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FECF" w14:textId="713DD2CF" w:rsidR="00847056" w:rsidRDefault="00847056" w:rsidP="00847056">
      <w:pPr>
        <w:pStyle w:val="Ttulo1"/>
        <w:jc w:val="both"/>
      </w:pPr>
      <w:bookmarkStart w:id="5" w:name="_Toc88595885"/>
      <w:r>
        <w:t>4.¿Qué acciones complementarias has tenido  que realizar para poder realizar la instalación?</w:t>
      </w:r>
      <w:bookmarkEnd w:id="5"/>
    </w:p>
    <w:p w14:paraId="4F383EC6" w14:textId="1A770F0C" w:rsidR="00847056" w:rsidRDefault="00301BAC" w:rsidP="006B0596">
      <w:pPr>
        <w:jc w:val="both"/>
      </w:pPr>
      <w:r>
        <w:t xml:space="preserve">Como se ha mencionado anteriormente, se ha debido de crear el script </w:t>
      </w:r>
      <w:r w:rsidRPr="00301BAC">
        <w:rPr>
          <w:b/>
          <w:bCs/>
        </w:rPr>
        <w:t>runconfig.sh</w:t>
      </w:r>
      <w:r>
        <w:t xml:space="preserve"> para facilitar el proceso de configuración así como instalar los paquetes </w:t>
      </w:r>
      <w:proofErr w:type="spellStart"/>
      <w:r w:rsidRPr="00301BAC">
        <w:rPr>
          <w:b/>
          <w:bCs/>
        </w:rPr>
        <w:t>flex</w:t>
      </w:r>
      <w:proofErr w:type="spellEnd"/>
      <w:r>
        <w:t xml:space="preserve">, </w:t>
      </w:r>
      <w:proofErr w:type="spellStart"/>
      <w:r w:rsidRPr="00301BAC">
        <w:rPr>
          <w:b/>
          <w:bCs/>
        </w:rPr>
        <w:t>bison</w:t>
      </w:r>
      <w:proofErr w:type="spellEnd"/>
      <w:r>
        <w:t xml:space="preserve">, </w:t>
      </w:r>
      <w:proofErr w:type="spellStart"/>
      <w:r w:rsidRPr="00301BAC">
        <w:rPr>
          <w:b/>
          <w:bCs/>
        </w:rPr>
        <w:t>build-essential</w:t>
      </w:r>
      <w:proofErr w:type="spellEnd"/>
      <w:r>
        <w:t xml:space="preserve">, </w:t>
      </w:r>
      <w:r w:rsidRPr="00301BAC">
        <w:rPr>
          <w:b/>
          <w:bCs/>
        </w:rPr>
        <w:t>libreadline6-dev</w:t>
      </w:r>
      <w:r>
        <w:t xml:space="preserve">, </w:t>
      </w:r>
      <w:r w:rsidRPr="00301BAC">
        <w:rPr>
          <w:b/>
          <w:bCs/>
        </w:rPr>
        <w:t>zlib1g-dev</w:t>
      </w:r>
      <w:r>
        <w:t xml:space="preserve"> y </w:t>
      </w:r>
      <w:proofErr w:type="spellStart"/>
      <w:r w:rsidRPr="00301BAC">
        <w:rPr>
          <w:b/>
          <w:bCs/>
        </w:rPr>
        <w:t>libossp-uuid-dev</w:t>
      </w:r>
      <w:proofErr w:type="spellEnd"/>
      <w:r>
        <w:t xml:space="preserve"> para que el proceso de compilación funcione correctamente. Por último, ejecutar los comandos </w:t>
      </w:r>
      <w:proofErr w:type="spellStart"/>
      <w:r w:rsidRPr="00301BAC">
        <w:rPr>
          <w:b/>
          <w:bCs/>
        </w:rPr>
        <w:t>make</w:t>
      </w:r>
      <w:proofErr w:type="spellEnd"/>
      <w:r>
        <w:t xml:space="preserve"> y </w:t>
      </w:r>
      <w:proofErr w:type="spellStart"/>
      <w:r w:rsidRPr="00301BAC">
        <w:rPr>
          <w:b/>
          <w:bCs/>
        </w:rPr>
        <w:t>make</w:t>
      </w:r>
      <w:proofErr w:type="spellEnd"/>
      <w:r w:rsidRPr="00301BAC">
        <w:rPr>
          <w:b/>
          <w:bCs/>
        </w:rPr>
        <w:t xml:space="preserve"> </w:t>
      </w:r>
      <w:proofErr w:type="spellStart"/>
      <w:r w:rsidRPr="00301BAC">
        <w:rPr>
          <w:b/>
          <w:bCs/>
        </w:rPr>
        <w:t>install</w:t>
      </w:r>
      <w:proofErr w:type="spellEnd"/>
      <w:r>
        <w:t xml:space="preserve"> en los directorios </w:t>
      </w:r>
      <w:r w:rsidRPr="00301BAC">
        <w:rPr>
          <w:b/>
          <w:bCs/>
        </w:rPr>
        <w:t>/</w:t>
      </w:r>
      <w:proofErr w:type="spellStart"/>
      <w:r w:rsidRPr="00301BAC">
        <w:rPr>
          <w:b/>
          <w:bCs/>
        </w:rPr>
        <w:t>usr</w:t>
      </w:r>
      <w:proofErr w:type="spellEnd"/>
      <w:r w:rsidRPr="00301BAC">
        <w:rPr>
          <w:b/>
          <w:bCs/>
        </w:rPr>
        <w:t>/local/</w:t>
      </w:r>
      <w:proofErr w:type="spellStart"/>
      <w:r w:rsidRPr="00301BAC">
        <w:rPr>
          <w:b/>
          <w:bCs/>
        </w:rPr>
        <w:t>pgsql</w:t>
      </w:r>
      <w:proofErr w:type="spellEnd"/>
      <w:r>
        <w:t xml:space="preserve"> y </w:t>
      </w:r>
      <w:r w:rsidRPr="00301BAC">
        <w:rPr>
          <w:b/>
          <w:bCs/>
        </w:rPr>
        <w:t>/</w:t>
      </w:r>
      <w:proofErr w:type="spellStart"/>
      <w:r w:rsidRPr="00301BAC">
        <w:rPr>
          <w:b/>
          <w:bCs/>
        </w:rPr>
        <w:t>usr</w:t>
      </w:r>
      <w:proofErr w:type="spellEnd"/>
      <w:r w:rsidRPr="00301BAC">
        <w:rPr>
          <w:b/>
          <w:bCs/>
        </w:rPr>
        <w:t>/local/</w:t>
      </w:r>
      <w:proofErr w:type="spellStart"/>
      <w:r w:rsidRPr="00301BAC">
        <w:rPr>
          <w:b/>
          <w:bCs/>
        </w:rPr>
        <w:t>pgsql</w:t>
      </w:r>
      <w:proofErr w:type="spellEnd"/>
      <w:r w:rsidRPr="00301BAC">
        <w:rPr>
          <w:b/>
          <w:bCs/>
        </w:rPr>
        <w:t>/</w:t>
      </w:r>
      <w:proofErr w:type="spellStart"/>
      <w:r w:rsidRPr="00301BAC">
        <w:rPr>
          <w:b/>
          <w:bCs/>
        </w:rPr>
        <w:t>contrib</w:t>
      </w:r>
      <w:proofErr w:type="spellEnd"/>
      <w:r w:rsidRPr="00301BAC">
        <w:rPr>
          <w:b/>
          <w:bCs/>
        </w:rPr>
        <w:t>/</w:t>
      </w:r>
      <w:proofErr w:type="spellStart"/>
      <w:r w:rsidRPr="00301BAC">
        <w:rPr>
          <w:b/>
          <w:bCs/>
        </w:rPr>
        <w:t>uuid-ossp</w:t>
      </w:r>
      <w:proofErr w:type="spellEnd"/>
      <w:r>
        <w:t xml:space="preserve"> y asignar todos los ficheros al usuario </w:t>
      </w:r>
      <w:proofErr w:type="spellStart"/>
      <w:r w:rsidRPr="00301BAC">
        <w:rPr>
          <w:i/>
          <w:iCs/>
        </w:rPr>
        <w:t>postgres</w:t>
      </w:r>
      <w:proofErr w:type="spellEnd"/>
      <w:r>
        <w:t xml:space="preserve">. </w:t>
      </w:r>
      <w:r w:rsidR="00CE621B">
        <w:t xml:space="preserve">Ahora ya se encuentra instalado </w:t>
      </w:r>
      <w:proofErr w:type="spellStart"/>
      <w:r w:rsidR="00CE621B">
        <w:t>postgresql</w:t>
      </w:r>
      <w:proofErr w:type="spellEnd"/>
      <w:r w:rsidR="00CE621B">
        <w:t xml:space="preserve"> en el equipo, pero se deben configurar </w:t>
      </w:r>
      <w:r w:rsidR="00A92245">
        <w:t xml:space="preserve">la cantidad de memoria que el </w:t>
      </w:r>
      <w:proofErr w:type="spellStart"/>
      <w:r w:rsidR="00A92245" w:rsidRPr="00A92245">
        <w:rPr>
          <w:i/>
          <w:iCs/>
        </w:rPr>
        <w:t>kernel</w:t>
      </w:r>
      <w:proofErr w:type="spellEnd"/>
      <w:r w:rsidR="00A92245">
        <w:t xml:space="preserve"> permite usar a </w:t>
      </w:r>
      <w:proofErr w:type="spellStart"/>
      <w:r w:rsidR="00A92245" w:rsidRPr="00A92245">
        <w:rPr>
          <w:i/>
          <w:iCs/>
        </w:rPr>
        <w:t>postgresql</w:t>
      </w:r>
      <w:proofErr w:type="spellEnd"/>
      <w:r w:rsidR="00A92245">
        <w:t>:</w:t>
      </w:r>
    </w:p>
    <w:p w14:paraId="24632BDD" w14:textId="549EA16C" w:rsidR="00701C1E" w:rsidRDefault="00701C1E" w:rsidP="006B0596">
      <w:pPr>
        <w:jc w:val="both"/>
      </w:pPr>
      <w:r>
        <w:t xml:space="preserve">Se creará un script en el directorio home </w:t>
      </w:r>
      <w:r w:rsidRPr="00701C1E">
        <w:t>postgresql-kernel-params.sh</w:t>
      </w:r>
      <w:r>
        <w:t xml:space="preserve"> tal que: </w:t>
      </w:r>
    </w:p>
    <w:p w14:paraId="4C214602" w14:textId="6964366E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proofErr w:type="gram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#!/</w:t>
      </w:r>
      <w:proofErr w:type="gramEnd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bin/bash</w:t>
      </w:r>
    </w:p>
    <w:p w14:paraId="33879EC2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SYSCTL=/</w:t>
      </w:r>
      <w:proofErr w:type="spellStart"/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sbin</w:t>
      </w:r>
      <w:proofErr w:type="spellEnd"/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/</w:t>
      </w:r>
      <w:proofErr w:type="spellStart"/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sysctl</w:t>
      </w:r>
      <w:proofErr w:type="spellEnd"/>
    </w:p>
    <w:p w14:paraId="74E23EC2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"# add the output of this script to /etc/</w:t>
      </w:r>
      <w:proofErr w:type="spell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sysctl.conf</w:t>
      </w:r>
      <w:proofErr w:type="spell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,"</w:t>
      </w:r>
    </w:p>
    <w:p w14:paraId="268E80DB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"# and then, as root, run"</w:t>
      </w:r>
    </w:p>
    <w:p w14:paraId="43F20615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</w:rPr>
        <w:lastRenderedPageBreak/>
        <w:t>echo</w:t>
      </w:r>
    </w:p>
    <w:p w14:paraId="36E03A22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</w:rPr>
        <w:t xml:space="preserve">"# </w:t>
      </w:r>
      <w:proofErr w:type="spellStart"/>
      <w:r w:rsidRPr="00701C1E">
        <w:rPr>
          <w:rFonts w:ascii="Consolas" w:eastAsia="Times New Roman" w:hAnsi="Consolas" w:cs="Times New Roman"/>
          <w:color w:val="A8A8A8"/>
          <w:sz w:val="21"/>
          <w:szCs w:val="21"/>
        </w:rPr>
        <w:t>sysctl</w:t>
      </w:r>
      <w:proofErr w:type="spellEnd"/>
      <w:r w:rsidRPr="00701C1E">
        <w:rPr>
          <w:rFonts w:ascii="Consolas" w:eastAsia="Times New Roman" w:hAnsi="Consolas" w:cs="Times New Roman"/>
          <w:color w:val="A8A8A8"/>
          <w:sz w:val="21"/>
          <w:szCs w:val="21"/>
        </w:rPr>
        <w:t xml:space="preserve"> -p /</w:t>
      </w:r>
      <w:proofErr w:type="spellStart"/>
      <w:r w:rsidRPr="00701C1E">
        <w:rPr>
          <w:rFonts w:ascii="Consolas" w:eastAsia="Times New Roman" w:hAnsi="Consolas" w:cs="Times New Roman"/>
          <w:color w:val="A8A8A8"/>
          <w:sz w:val="21"/>
          <w:szCs w:val="21"/>
        </w:rPr>
        <w:t>etc</w:t>
      </w:r>
      <w:proofErr w:type="spellEnd"/>
      <w:r w:rsidRPr="00701C1E">
        <w:rPr>
          <w:rFonts w:ascii="Consolas" w:eastAsia="Times New Roman" w:hAnsi="Consolas" w:cs="Times New Roman"/>
          <w:color w:val="A8A8A8"/>
          <w:sz w:val="21"/>
          <w:szCs w:val="21"/>
        </w:rPr>
        <w:t>/</w:t>
      </w:r>
      <w:proofErr w:type="spellStart"/>
      <w:r w:rsidRPr="00701C1E">
        <w:rPr>
          <w:rFonts w:ascii="Consolas" w:eastAsia="Times New Roman" w:hAnsi="Consolas" w:cs="Times New Roman"/>
          <w:color w:val="A8A8A8"/>
          <w:sz w:val="21"/>
          <w:szCs w:val="21"/>
        </w:rPr>
        <w:t>sysctl.conf</w:t>
      </w:r>
      <w:proofErr w:type="spellEnd"/>
      <w:r w:rsidRPr="00701C1E">
        <w:rPr>
          <w:rFonts w:ascii="Consolas" w:eastAsia="Times New Roman" w:hAnsi="Consolas" w:cs="Times New Roman"/>
          <w:color w:val="A8A8A8"/>
          <w:sz w:val="21"/>
          <w:szCs w:val="21"/>
        </w:rPr>
        <w:t>"</w:t>
      </w:r>
    </w:p>
    <w:p w14:paraId="5322F069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</w:p>
    <w:p w14:paraId="7E6DBF9C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"# to load change the kernel settings for these parameters."</w:t>
      </w:r>
    </w:p>
    <w:p w14:paraId="535CD136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</w:p>
    <w:p w14:paraId="2AD2E31A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PAGE_SIZE=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`</w:t>
      </w:r>
      <w:proofErr w:type="spell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getconf</w:t>
      </w:r>
      <w:proofErr w:type="spell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 PAGE_SIZE`</w:t>
      </w:r>
    </w:p>
    <w:p w14:paraId="775F3828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"# page size is: $PAGE_SIZE"</w:t>
      </w:r>
    </w:p>
    <w:p w14:paraId="1AFA3CF6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NUM_PHYS_PAGES=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`</w:t>
      </w:r>
      <w:proofErr w:type="spell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getconf</w:t>
      </w:r>
      <w:proofErr w:type="spell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 _PHYS_PAGES`</w:t>
      </w:r>
    </w:p>
    <w:p w14:paraId="0D016889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"# number of physical pages on this box: $NUM_PHYS_PAGES"</w:t>
      </w:r>
    </w:p>
    <w:p w14:paraId="0A1407F8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CURR_SHMALL=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`$SYSCTL -n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kernel.shmall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`</w:t>
      </w:r>
    </w:p>
    <w:p w14:paraId="3D827169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PREF_SHMALL=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`expr $NUM_PHYS_PAGES / 2`</w:t>
      </w:r>
    </w:p>
    <w:p w14:paraId="5045AB73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"#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kernel.shmall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 should be half of the number of pages. Current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kernel.shmall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, in pages, is: $CURR_SHMALL"</w:t>
      </w:r>
    </w:p>
    <w:p w14:paraId="1BCF409C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"#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kernel.shmall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 should be:"</w:t>
      </w:r>
    </w:p>
    <w:p w14:paraId="78EE4E60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</w:p>
    <w:p w14:paraId="6941B16F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"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kernel.shmall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 = $PREF_SHMALL"</w:t>
      </w:r>
    </w:p>
    <w:p w14:paraId="1840D335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</w:p>
    <w:p w14:paraId="09F3509B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CURR_SHMMAX=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`$SYSCTL -n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kernel.shmmax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`</w:t>
      </w:r>
    </w:p>
    <w:p w14:paraId="5667EE33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PREF_SHMMAX=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`expr $PREF_SHMALL </w:t>
      </w:r>
      <w:r w:rsidRPr="00701C1E">
        <w:rPr>
          <w:rFonts w:ascii="Consolas" w:eastAsia="Times New Roman" w:hAnsi="Consolas" w:cs="Times New Roman"/>
          <w:color w:val="33B1FF"/>
          <w:sz w:val="21"/>
          <w:szCs w:val="21"/>
          <w:lang w:val="en-GB"/>
        </w:rPr>
        <w:t>\*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 $PAGE_SIZE`</w:t>
      </w:r>
    </w:p>
    <w:p w14:paraId="6C29F497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"#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kernel.shmmax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 should be half of available RAM, in kB. Current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kernel.shmmax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, in kB, is: $CURR_SHMMAX"</w:t>
      </w:r>
    </w:p>
    <w:p w14:paraId="20992B6F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"#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kernel.shmmax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 should be:"</w:t>
      </w:r>
    </w:p>
    <w:p w14:paraId="2F240E6D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</w:rPr>
        <w:t>echo</w:t>
      </w:r>
    </w:p>
    <w:p w14:paraId="154A41EB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</w:rPr>
        <w:t>"</w:t>
      </w:r>
      <w:proofErr w:type="spellStart"/>
      <w:r w:rsidRPr="00701C1E">
        <w:rPr>
          <w:rFonts w:ascii="Consolas" w:eastAsia="Times New Roman" w:hAnsi="Consolas" w:cs="Times New Roman"/>
          <w:color w:val="A8A8A8"/>
          <w:sz w:val="21"/>
          <w:szCs w:val="21"/>
        </w:rPr>
        <w:t>kernel.shmmax</w:t>
      </w:r>
      <w:proofErr w:type="spellEnd"/>
      <w:r w:rsidRPr="00701C1E">
        <w:rPr>
          <w:rFonts w:ascii="Consolas" w:eastAsia="Times New Roman" w:hAnsi="Consolas" w:cs="Times New Roman"/>
          <w:color w:val="A8A8A8"/>
          <w:sz w:val="21"/>
          <w:szCs w:val="21"/>
        </w:rPr>
        <w:t xml:space="preserve"> = $PREF_SHMMAX"</w:t>
      </w:r>
    </w:p>
    <w:p w14:paraId="5CCF9170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</w:p>
    <w:p w14:paraId="220B50F4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# CURR_SHMMIN=`$SYSCTL -n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kernel.shmmin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`  # XXX: does not exist on </w:t>
      </w:r>
      <w:proofErr w:type="spell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linux</w:t>
      </w:r>
      <w:proofErr w:type="spellEnd"/>
    </w:p>
    <w:p w14:paraId="272D5D42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# CURR_SHMSEG=`$SYSCTL -n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kernel.shmseg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`  # XXX: does not exist on </w:t>
      </w:r>
      <w:proofErr w:type="spell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linux</w:t>
      </w:r>
      <w:proofErr w:type="spellEnd"/>
    </w:p>
    <w:p w14:paraId="125F84CC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CURR_SHMMNI=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`$SYSCTL -n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kernel.shmmni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`</w:t>
      </w:r>
    </w:p>
    <w:p w14:paraId="75763516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"#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kernel.shmmni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 is usually set to a sane amount on Linux. Currently, it is: $CURR_SHMMNI"</w:t>
      </w:r>
    </w:p>
    <w:p w14:paraId="52DF88EC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# CURR_SEMMNI=`$SYSCTL -n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kernel.semmni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`  # XXX: does not exist on </w:t>
      </w:r>
      <w:proofErr w:type="spell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linux</w:t>
      </w:r>
      <w:proofErr w:type="spellEnd"/>
    </w:p>
    <w:p w14:paraId="6494B05B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# CURR_SHMMNI=`$SYSCTL -n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kernel.semmns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`  # XXX: does not exist on </w:t>
      </w:r>
      <w:proofErr w:type="spell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linux</w:t>
      </w:r>
      <w:proofErr w:type="spellEnd"/>
    </w:p>
    <w:p w14:paraId="373E7F1B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# CURR_SHMMSL=`$SYSCTL -n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kernel.semmsl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`  # XXX: does not exist on </w:t>
      </w:r>
      <w:proofErr w:type="spell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linux</w:t>
      </w:r>
      <w:proofErr w:type="spellEnd"/>
    </w:p>
    <w:p w14:paraId="739F05CC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# CURR_SHMMSL=`$SYSCTL -n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kernel.semmap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`  # XXX: does not exist on </w:t>
      </w:r>
      <w:proofErr w:type="spell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linux</w:t>
      </w:r>
      <w:proofErr w:type="spellEnd"/>
    </w:p>
    <w:p w14:paraId="36AE5EE4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# CURR_SHMMSL=`$SYSCTL -n </w:t>
      </w:r>
      <w:proofErr w:type="spellStart"/>
      <w:proofErr w:type="gram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kernel.semmvx</w:t>
      </w:r>
      <w:proofErr w:type="spellEnd"/>
      <w:proofErr w:type="gramEnd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 xml:space="preserve">`  # XXX: does not exist on </w:t>
      </w:r>
      <w:proofErr w:type="spellStart"/>
      <w:r w:rsidRPr="00701C1E">
        <w:rPr>
          <w:rFonts w:ascii="Consolas" w:eastAsia="Times New Roman" w:hAnsi="Consolas" w:cs="Times New Roman"/>
          <w:color w:val="525252"/>
          <w:sz w:val="21"/>
          <w:szCs w:val="21"/>
          <w:lang w:val="en-GB"/>
        </w:rPr>
        <w:t>linux</w:t>
      </w:r>
      <w:proofErr w:type="spellEnd"/>
    </w:p>
    <w:p w14:paraId="5A7B2D5D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>CURR_SEM=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`$SYSCTL -n </w:t>
      </w:r>
      <w:proofErr w:type="spell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kernel.sem</w:t>
      </w:r>
      <w:proofErr w:type="spell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`</w:t>
      </w:r>
    </w:p>
    <w:p w14:paraId="42882F23" w14:textId="77777777" w:rsidR="00701C1E" w:rsidRPr="00701C1E" w:rsidRDefault="00701C1E" w:rsidP="00701C1E">
      <w:pPr>
        <w:shd w:val="clear" w:color="auto" w:fill="161616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</w:pPr>
      <w:r w:rsidRPr="00701C1E">
        <w:rPr>
          <w:rFonts w:ascii="Consolas" w:eastAsia="Times New Roman" w:hAnsi="Consolas" w:cs="Times New Roman"/>
          <w:color w:val="08BDBA"/>
          <w:sz w:val="21"/>
          <w:szCs w:val="21"/>
          <w:lang w:val="en-GB"/>
        </w:rPr>
        <w:t>echo</w:t>
      </w:r>
      <w:r w:rsidRPr="00701C1E">
        <w:rPr>
          <w:rFonts w:ascii="Consolas" w:eastAsia="Times New Roman" w:hAnsi="Consolas" w:cs="Times New Roman"/>
          <w:color w:val="FFFFFF"/>
          <w:sz w:val="21"/>
          <w:szCs w:val="21"/>
          <w:lang w:val="en-GB"/>
        </w:rPr>
        <w:t xml:space="preserve"> </w:t>
      </w:r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"# </w:t>
      </w:r>
      <w:proofErr w:type="spell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kernel.sem</w:t>
      </w:r>
      <w:proofErr w:type="spell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 xml:space="preserve"> usually has sane </w:t>
      </w:r>
      <w:proofErr w:type="spellStart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defauls</w:t>
      </w:r>
      <w:proofErr w:type="spellEnd"/>
      <w:r w:rsidRPr="00701C1E">
        <w:rPr>
          <w:rFonts w:ascii="Consolas" w:eastAsia="Times New Roman" w:hAnsi="Consolas" w:cs="Times New Roman"/>
          <w:color w:val="A8A8A8"/>
          <w:sz w:val="21"/>
          <w:szCs w:val="21"/>
          <w:lang w:val="en-GB"/>
        </w:rPr>
        <w:t>. They are currently: $CURR_SEM"</w:t>
      </w:r>
    </w:p>
    <w:p w14:paraId="64A386D3" w14:textId="47A754B1" w:rsidR="00701C1E" w:rsidRDefault="00701C1E" w:rsidP="006B0596">
      <w:pPr>
        <w:jc w:val="both"/>
        <w:rPr>
          <w:lang w:val="en-GB"/>
        </w:rPr>
      </w:pPr>
    </w:p>
    <w:p w14:paraId="5A44D45C" w14:textId="77777777" w:rsidR="002A3BD0" w:rsidRDefault="002A3BD0" w:rsidP="006B0596">
      <w:pPr>
        <w:jc w:val="both"/>
      </w:pPr>
    </w:p>
    <w:p w14:paraId="476465E7" w14:textId="77777777" w:rsidR="002A3BD0" w:rsidRDefault="002A3BD0" w:rsidP="006B0596">
      <w:pPr>
        <w:jc w:val="both"/>
      </w:pPr>
    </w:p>
    <w:p w14:paraId="11450BD2" w14:textId="77777777" w:rsidR="002A3BD0" w:rsidRDefault="002A3BD0" w:rsidP="006B0596">
      <w:pPr>
        <w:jc w:val="both"/>
      </w:pPr>
    </w:p>
    <w:p w14:paraId="46AFEA15" w14:textId="77777777" w:rsidR="002A3BD0" w:rsidRDefault="002A3BD0" w:rsidP="006B0596">
      <w:pPr>
        <w:jc w:val="both"/>
      </w:pPr>
    </w:p>
    <w:p w14:paraId="43D77F37" w14:textId="77777777" w:rsidR="002A3BD0" w:rsidRDefault="002A3BD0" w:rsidP="006B0596">
      <w:pPr>
        <w:jc w:val="both"/>
      </w:pPr>
    </w:p>
    <w:p w14:paraId="33744219" w14:textId="77777777" w:rsidR="002A3BD0" w:rsidRDefault="002A3BD0" w:rsidP="006B0596">
      <w:pPr>
        <w:jc w:val="both"/>
      </w:pPr>
    </w:p>
    <w:p w14:paraId="5CEF1A41" w14:textId="77777777" w:rsidR="002A3BD0" w:rsidRDefault="002A3BD0" w:rsidP="006B0596">
      <w:pPr>
        <w:jc w:val="both"/>
      </w:pPr>
    </w:p>
    <w:p w14:paraId="323CE6B5" w14:textId="77777777" w:rsidR="002A3BD0" w:rsidRDefault="002A3BD0" w:rsidP="006B0596">
      <w:pPr>
        <w:jc w:val="both"/>
      </w:pPr>
    </w:p>
    <w:p w14:paraId="68F2E740" w14:textId="77777777" w:rsidR="002A3BD0" w:rsidRDefault="002A3BD0" w:rsidP="006B0596">
      <w:pPr>
        <w:jc w:val="both"/>
      </w:pPr>
    </w:p>
    <w:p w14:paraId="5FBD7C4C" w14:textId="77777777" w:rsidR="002A3BD0" w:rsidRDefault="002A3BD0" w:rsidP="006B0596">
      <w:pPr>
        <w:jc w:val="both"/>
      </w:pPr>
    </w:p>
    <w:p w14:paraId="20695128" w14:textId="77777777" w:rsidR="002A3BD0" w:rsidRDefault="002A3BD0" w:rsidP="006B0596">
      <w:pPr>
        <w:jc w:val="both"/>
      </w:pPr>
    </w:p>
    <w:p w14:paraId="5F02A4DF" w14:textId="77777777" w:rsidR="002A3BD0" w:rsidRDefault="002A3BD0" w:rsidP="006B0596">
      <w:pPr>
        <w:jc w:val="both"/>
      </w:pPr>
    </w:p>
    <w:p w14:paraId="45570589" w14:textId="77777777" w:rsidR="002A3BD0" w:rsidRDefault="002A3BD0" w:rsidP="006B0596">
      <w:pPr>
        <w:jc w:val="both"/>
      </w:pPr>
    </w:p>
    <w:p w14:paraId="1FC6B065" w14:textId="037BF447" w:rsidR="002A3BD0" w:rsidRDefault="002A3BD0" w:rsidP="006B0596">
      <w:pPr>
        <w:jc w:val="both"/>
      </w:pPr>
      <w:r w:rsidRPr="002A3BD0">
        <w:lastRenderedPageBreak/>
        <w:t xml:space="preserve">que al ejecutar </w:t>
      </w:r>
      <w:r>
        <w:t>mostrará:</w:t>
      </w:r>
    </w:p>
    <w:p w14:paraId="7968E543" w14:textId="53CB7212" w:rsidR="002A3BD0" w:rsidRDefault="002A3BD0" w:rsidP="006B0596">
      <w:pPr>
        <w:jc w:val="both"/>
      </w:pPr>
      <w:r w:rsidRPr="002A3BD0">
        <w:drawing>
          <wp:inline distT="0" distB="0" distL="0" distR="0" wp14:anchorId="39B6AE39" wp14:editId="74D034E7">
            <wp:extent cx="5964555" cy="2564765"/>
            <wp:effectExtent l="0" t="0" r="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F7BA" w14:textId="687DA356" w:rsidR="002A3BD0" w:rsidRDefault="002A3BD0" w:rsidP="006B0596">
      <w:pPr>
        <w:jc w:val="both"/>
      </w:pPr>
      <w:r>
        <w:t xml:space="preserve">Lo que indica que se deberá modificar el archivo </w:t>
      </w:r>
      <w:r w:rsidRPr="00A92245">
        <w:rPr>
          <w:b/>
          <w:bCs/>
        </w:rPr>
        <w:t>/</w:t>
      </w:r>
      <w:proofErr w:type="spellStart"/>
      <w:r w:rsidRPr="00A92245">
        <w:rPr>
          <w:b/>
          <w:bCs/>
        </w:rPr>
        <w:t>etc</w:t>
      </w:r>
      <w:proofErr w:type="spellEnd"/>
      <w:r w:rsidRPr="00A92245">
        <w:rPr>
          <w:b/>
          <w:bCs/>
        </w:rPr>
        <w:t>/</w:t>
      </w:r>
      <w:proofErr w:type="spellStart"/>
      <w:r w:rsidRPr="00A92245">
        <w:rPr>
          <w:b/>
          <w:bCs/>
        </w:rPr>
        <w:t>sysctl.conf</w:t>
      </w:r>
      <w:proofErr w:type="spellEnd"/>
      <w:r>
        <w:t xml:space="preserve">  para añadir las líneas </w:t>
      </w:r>
      <w:proofErr w:type="spellStart"/>
      <w:r w:rsidRPr="00A92245">
        <w:rPr>
          <w:b/>
          <w:bCs/>
        </w:rPr>
        <w:t>kernel.shmall</w:t>
      </w:r>
      <w:proofErr w:type="spellEnd"/>
      <w:r w:rsidRPr="00A92245">
        <w:rPr>
          <w:b/>
          <w:bCs/>
        </w:rPr>
        <w:t xml:space="preserve"> = 502575</w:t>
      </w:r>
      <w:r>
        <w:t xml:space="preserve"> y </w:t>
      </w:r>
      <w:proofErr w:type="spellStart"/>
      <w:r w:rsidRPr="00A92245">
        <w:rPr>
          <w:b/>
          <w:bCs/>
        </w:rPr>
        <w:t>kernel.shmax</w:t>
      </w:r>
      <w:proofErr w:type="spellEnd"/>
      <w:r w:rsidRPr="00A92245">
        <w:rPr>
          <w:b/>
          <w:bCs/>
        </w:rPr>
        <w:t xml:space="preserve"> = 20</w:t>
      </w:r>
      <w:r w:rsidR="00A92245" w:rsidRPr="00A92245">
        <w:rPr>
          <w:b/>
          <w:bCs/>
        </w:rPr>
        <w:t>58547200</w:t>
      </w:r>
      <w:r w:rsidR="00A92245">
        <w:t>.</w:t>
      </w:r>
      <w:r w:rsidR="00A92245">
        <w:tab/>
        <w:t xml:space="preserve"> </w:t>
      </w:r>
      <w:r w:rsidR="00A07436" w:rsidRPr="00A07436">
        <w:drawing>
          <wp:inline distT="0" distB="0" distL="0" distR="0" wp14:anchorId="41331E78" wp14:editId="3365EE8F">
            <wp:extent cx="5964555" cy="177482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5B68" w14:textId="77777777" w:rsidR="00A07436" w:rsidRDefault="00A07436" w:rsidP="006B0596">
      <w:pPr>
        <w:jc w:val="both"/>
      </w:pPr>
      <w:r>
        <w:t xml:space="preserve">Y con el comando </w:t>
      </w:r>
      <w:proofErr w:type="spellStart"/>
      <w:r w:rsidRPr="00A07436">
        <w:rPr>
          <w:b/>
          <w:bCs/>
        </w:rPr>
        <w:t>sysctl</w:t>
      </w:r>
      <w:proofErr w:type="spellEnd"/>
      <w:r w:rsidRPr="00A07436">
        <w:rPr>
          <w:b/>
          <w:bCs/>
        </w:rPr>
        <w:t xml:space="preserve"> -p /</w:t>
      </w:r>
      <w:proofErr w:type="spellStart"/>
      <w:r w:rsidRPr="00A07436">
        <w:rPr>
          <w:b/>
          <w:bCs/>
        </w:rPr>
        <w:t>etc</w:t>
      </w:r>
      <w:proofErr w:type="spellEnd"/>
      <w:r w:rsidRPr="00A07436">
        <w:rPr>
          <w:b/>
          <w:bCs/>
        </w:rPr>
        <w:t>/</w:t>
      </w:r>
      <w:proofErr w:type="spellStart"/>
      <w:r w:rsidRPr="00A07436">
        <w:rPr>
          <w:b/>
          <w:bCs/>
        </w:rPr>
        <w:t>sysctl.conf</w:t>
      </w:r>
      <w:proofErr w:type="spellEnd"/>
      <w:r>
        <w:t xml:space="preserve"> aplicamos los cambios : </w:t>
      </w:r>
    </w:p>
    <w:p w14:paraId="5DE03001" w14:textId="3C2D33F7" w:rsidR="00CE621B" w:rsidRDefault="00A07436" w:rsidP="00853B8A">
      <w:pPr>
        <w:jc w:val="center"/>
      </w:pPr>
      <w:r w:rsidRPr="00A07436">
        <w:drawing>
          <wp:inline distT="0" distB="0" distL="0" distR="0" wp14:anchorId="5A7AF70A" wp14:editId="4D687A6B">
            <wp:extent cx="4241984" cy="619101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804" cy="63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BA53" w14:textId="32FA8827" w:rsidR="00C63FE6" w:rsidRDefault="00C63FE6" w:rsidP="00C63FE6">
      <w:pPr>
        <w:pStyle w:val="Ttulo1"/>
        <w:jc w:val="both"/>
      </w:pPr>
      <w:bookmarkStart w:id="6" w:name="_Toc88595886"/>
      <w:r>
        <w:t>5. Crea  la  carpeta  de  datos  en  /</w:t>
      </w:r>
      <w:proofErr w:type="spellStart"/>
      <w:r>
        <w:t>var</w:t>
      </w:r>
      <w:proofErr w:type="spellEnd"/>
      <w:r>
        <w:t>/</w:t>
      </w:r>
      <w:proofErr w:type="spellStart"/>
      <w:r>
        <w:t>pgsql</w:t>
      </w:r>
      <w:proofErr w:type="spellEnd"/>
      <w:r>
        <w:t>/data  y  la  carpeta  de  logs  en /</w:t>
      </w:r>
      <w:proofErr w:type="spellStart"/>
      <w:r>
        <w:t>var</w:t>
      </w:r>
      <w:proofErr w:type="spellEnd"/>
      <w:r>
        <w:t>/</w:t>
      </w:r>
      <w:proofErr w:type="spellStart"/>
      <w:r>
        <w:t>pgsql</w:t>
      </w:r>
      <w:proofErr w:type="spellEnd"/>
      <w:r>
        <w:t>/data/</w:t>
      </w:r>
      <w:proofErr w:type="spellStart"/>
      <w:r>
        <w:t>pg_log</w:t>
      </w:r>
      <w:proofErr w:type="spellEnd"/>
      <w:r>
        <w:t xml:space="preserve"> , asignándole como propietario el usuario creado en el punto 1. Adicionalmente inicializa la BD con  codificación es_ES.utf8 ¿Qué comando has utilizado para inicializarla?</w:t>
      </w:r>
      <w:bookmarkEnd w:id="6"/>
    </w:p>
    <w:p w14:paraId="506280A4" w14:textId="6A57E251" w:rsidR="000D6FAD" w:rsidRDefault="00CE25FC" w:rsidP="00CE25FC">
      <w:r>
        <w:t xml:space="preserve">Crearemos las carpetas correspondientes y con el mismo comando anteriormente utilizado le daremos privilegios al usuario </w:t>
      </w:r>
      <w:proofErr w:type="spellStart"/>
      <w:r w:rsidRPr="00CE25FC">
        <w:rPr>
          <w:i/>
          <w:iCs/>
        </w:rPr>
        <w:t>postgres</w:t>
      </w:r>
      <w:proofErr w:type="spellEnd"/>
      <w:r>
        <w:t xml:space="preserve"> para todas ellas (</w:t>
      </w:r>
      <w:r w:rsidRPr="00CE25FC">
        <w:rPr>
          <w:b/>
          <w:bCs/>
        </w:rPr>
        <w:t xml:space="preserve">sudo </w:t>
      </w:r>
      <w:proofErr w:type="spellStart"/>
      <w:r w:rsidRPr="00CE25FC">
        <w:rPr>
          <w:b/>
          <w:bCs/>
        </w:rPr>
        <w:t>chown</w:t>
      </w:r>
      <w:proofErr w:type="spellEnd"/>
      <w:r w:rsidRPr="00CE25FC">
        <w:rPr>
          <w:b/>
          <w:bCs/>
        </w:rPr>
        <w:t xml:space="preserve"> -R </w:t>
      </w:r>
      <w:proofErr w:type="spellStart"/>
      <w:r w:rsidRPr="00CE25FC">
        <w:rPr>
          <w:b/>
          <w:bCs/>
        </w:rPr>
        <w:t>postgres:postgres</w:t>
      </w:r>
      <w:proofErr w:type="spellEnd"/>
      <w:r w:rsidRPr="00CE25FC">
        <w:rPr>
          <w:b/>
          <w:bCs/>
        </w:rPr>
        <w:t xml:space="preserve"> /</w:t>
      </w:r>
      <w:proofErr w:type="spellStart"/>
      <w:r w:rsidRPr="00CE25FC">
        <w:rPr>
          <w:b/>
          <w:bCs/>
        </w:rPr>
        <w:t>var</w:t>
      </w:r>
      <w:proofErr w:type="spellEnd"/>
      <w:r w:rsidRPr="00CE25FC">
        <w:rPr>
          <w:b/>
          <w:bCs/>
        </w:rPr>
        <w:t>/</w:t>
      </w:r>
      <w:proofErr w:type="spellStart"/>
      <w:r w:rsidRPr="00CE25FC">
        <w:rPr>
          <w:b/>
          <w:bCs/>
        </w:rPr>
        <w:t>pgsql</w:t>
      </w:r>
      <w:proofErr w:type="spellEnd"/>
      <w:r w:rsidRPr="00CE25FC">
        <w:rPr>
          <w:b/>
          <w:bCs/>
        </w:rPr>
        <w:t>/</w:t>
      </w:r>
      <w:r>
        <w:t>).</w:t>
      </w:r>
      <w:r w:rsidRPr="00CE25FC">
        <w:drawing>
          <wp:inline distT="0" distB="0" distL="0" distR="0" wp14:anchorId="25327556" wp14:editId="0FE059FA">
            <wp:extent cx="5964555" cy="4572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4AF9" w14:textId="5003C63A" w:rsidR="00CE25FC" w:rsidRDefault="00CE25FC" w:rsidP="00D55D5A">
      <w:pPr>
        <w:ind w:left="720" w:hanging="720"/>
        <w:jc w:val="both"/>
      </w:pPr>
      <w:r w:rsidRPr="00CE25FC">
        <w:lastRenderedPageBreak/>
        <w:drawing>
          <wp:inline distT="0" distB="0" distL="0" distR="0" wp14:anchorId="4D027F2E" wp14:editId="79725A2E">
            <wp:extent cx="5964555" cy="19748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D888F2" w14:textId="7D0A78A3" w:rsidR="00D55D5A" w:rsidRDefault="00D55D5A" w:rsidP="00D55D5A">
      <w:pPr>
        <w:ind w:left="720" w:hanging="720"/>
        <w:jc w:val="both"/>
      </w:pPr>
    </w:p>
    <w:p w14:paraId="15C3056C" w14:textId="77777777" w:rsidR="00D55D5A" w:rsidRDefault="00D55D5A" w:rsidP="00D55D5A">
      <w:pPr>
        <w:ind w:left="720" w:hanging="720"/>
        <w:jc w:val="both"/>
      </w:pPr>
    </w:p>
    <w:p w14:paraId="7A78A6F3" w14:textId="2F297D01" w:rsidR="00CE25FC" w:rsidRDefault="00CE25FC" w:rsidP="00D55D5A">
      <w:pPr>
        <w:rPr>
          <w:b/>
          <w:bCs/>
        </w:rPr>
      </w:pPr>
      <w:r>
        <w:t xml:space="preserve">Para inicializar la BD, se deberá ir al directorio </w:t>
      </w:r>
      <w:r w:rsidRPr="00D55D5A">
        <w:rPr>
          <w:b/>
          <w:bCs/>
        </w:rPr>
        <w:t>/</w:t>
      </w:r>
      <w:proofErr w:type="spellStart"/>
      <w:r w:rsidRPr="00D55D5A">
        <w:rPr>
          <w:b/>
          <w:bCs/>
        </w:rPr>
        <w:t>usr</w:t>
      </w:r>
      <w:proofErr w:type="spellEnd"/>
      <w:r w:rsidRPr="00D55D5A">
        <w:rPr>
          <w:b/>
          <w:bCs/>
        </w:rPr>
        <w:t>/local/</w:t>
      </w:r>
      <w:proofErr w:type="spellStart"/>
      <w:r w:rsidRPr="00D55D5A">
        <w:rPr>
          <w:b/>
          <w:bCs/>
        </w:rPr>
        <w:t>pgsql</w:t>
      </w:r>
      <w:proofErr w:type="spellEnd"/>
      <w:r w:rsidRPr="00D55D5A">
        <w:rPr>
          <w:b/>
          <w:bCs/>
        </w:rPr>
        <w:t>/</w:t>
      </w:r>
      <w:proofErr w:type="spellStart"/>
      <w:r w:rsidRPr="00D55D5A">
        <w:rPr>
          <w:b/>
          <w:bCs/>
        </w:rPr>
        <w:t>bin</w:t>
      </w:r>
      <w:proofErr w:type="spellEnd"/>
      <w:r>
        <w:t xml:space="preserve"> y llamar a </w:t>
      </w:r>
      <w:proofErr w:type="spellStart"/>
      <w:r w:rsidRPr="00D55D5A">
        <w:rPr>
          <w:b/>
          <w:bCs/>
        </w:rPr>
        <w:t>initdb</w:t>
      </w:r>
      <w:proofErr w:type="spellEnd"/>
      <w:r>
        <w:t xml:space="preserve"> , indicando el </w:t>
      </w:r>
      <w:r w:rsidR="00D55D5A">
        <w:t xml:space="preserve">  </w:t>
      </w:r>
      <w:r>
        <w:t>directorio de data y</w:t>
      </w:r>
      <w:r w:rsidR="00D55D5A">
        <w:t xml:space="preserve"> la codificación UTF8. El comando completo sería :</w:t>
      </w:r>
      <w:r w:rsidR="00D55D5A" w:rsidRPr="00D55D5A">
        <w:rPr>
          <w:b/>
          <w:bCs/>
        </w:rPr>
        <w:t xml:space="preserve"> ./</w:t>
      </w:r>
      <w:proofErr w:type="spellStart"/>
      <w:r w:rsidR="00D55D5A" w:rsidRPr="00D55D5A">
        <w:rPr>
          <w:b/>
          <w:bCs/>
        </w:rPr>
        <w:t>initdb</w:t>
      </w:r>
      <w:proofErr w:type="spellEnd"/>
      <w:r w:rsidR="00D55D5A" w:rsidRPr="00D55D5A">
        <w:rPr>
          <w:b/>
          <w:bCs/>
        </w:rPr>
        <w:t xml:space="preserve"> --</w:t>
      </w:r>
      <w:proofErr w:type="spellStart"/>
      <w:r w:rsidR="00D55D5A" w:rsidRPr="00D55D5A">
        <w:rPr>
          <w:b/>
          <w:bCs/>
        </w:rPr>
        <w:t>pgdata</w:t>
      </w:r>
      <w:proofErr w:type="spellEnd"/>
      <w:r w:rsidR="00D55D5A" w:rsidRPr="00D55D5A">
        <w:rPr>
          <w:b/>
          <w:bCs/>
        </w:rPr>
        <w:t>=/</w:t>
      </w:r>
      <w:proofErr w:type="spellStart"/>
      <w:r w:rsidR="00D55D5A" w:rsidRPr="00D55D5A">
        <w:rPr>
          <w:b/>
          <w:bCs/>
        </w:rPr>
        <w:t>var</w:t>
      </w:r>
      <w:proofErr w:type="spellEnd"/>
      <w:r w:rsidR="00D55D5A" w:rsidRPr="00D55D5A">
        <w:rPr>
          <w:b/>
          <w:bCs/>
        </w:rPr>
        <w:t>/</w:t>
      </w:r>
      <w:proofErr w:type="spellStart"/>
      <w:r w:rsidR="00D55D5A" w:rsidRPr="00D55D5A">
        <w:rPr>
          <w:b/>
          <w:bCs/>
        </w:rPr>
        <w:t>pgsql</w:t>
      </w:r>
      <w:proofErr w:type="spellEnd"/>
      <w:r w:rsidR="00D55D5A" w:rsidRPr="00D55D5A">
        <w:rPr>
          <w:b/>
          <w:bCs/>
        </w:rPr>
        <w:t>/data --</w:t>
      </w:r>
      <w:proofErr w:type="spellStart"/>
      <w:r w:rsidR="00D55D5A" w:rsidRPr="00D55D5A">
        <w:rPr>
          <w:b/>
          <w:bCs/>
        </w:rPr>
        <w:t>encoding</w:t>
      </w:r>
      <w:proofErr w:type="spellEnd"/>
      <w:r w:rsidR="00D55D5A" w:rsidRPr="00D55D5A">
        <w:rPr>
          <w:b/>
          <w:bCs/>
        </w:rPr>
        <w:t>=UTF8 --no-</w:t>
      </w:r>
      <w:proofErr w:type="spellStart"/>
      <w:r w:rsidR="00D55D5A" w:rsidRPr="00D55D5A">
        <w:rPr>
          <w:b/>
          <w:bCs/>
        </w:rPr>
        <w:t>locale</w:t>
      </w:r>
      <w:proofErr w:type="spellEnd"/>
      <w:r w:rsidR="00D55D5A">
        <w:rPr>
          <w:b/>
          <w:bCs/>
        </w:rPr>
        <w:t>.</w:t>
      </w:r>
      <w:r w:rsidR="00D55D5A" w:rsidRPr="00D55D5A">
        <w:rPr>
          <w:b/>
          <w:bCs/>
        </w:rPr>
        <w:drawing>
          <wp:inline distT="0" distB="0" distL="0" distR="0" wp14:anchorId="02DA3EFE" wp14:editId="7A4F03D2">
            <wp:extent cx="5964555" cy="381381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FA33" w14:textId="77777777" w:rsidR="00D55D5A" w:rsidRDefault="00D55D5A" w:rsidP="00D55D5A">
      <w:pPr>
        <w:jc w:val="both"/>
      </w:pPr>
      <w:r w:rsidRPr="00D55D5A">
        <w:t xml:space="preserve">Cabe destacar que se ha debido eliminar la carpeta </w:t>
      </w:r>
      <w:r w:rsidRPr="00D55D5A">
        <w:rPr>
          <w:b/>
          <w:bCs/>
        </w:rPr>
        <w:t>/</w:t>
      </w:r>
      <w:proofErr w:type="spellStart"/>
      <w:r w:rsidRPr="00D55D5A">
        <w:rPr>
          <w:b/>
          <w:bCs/>
        </w:rPr>
        <w:t>var</w:t>
      </w:r>
      <w:proofErr w:type="spellEnd"/>
      <w:r w:rsidRPr="00D55D5A">
        <w:rPr>
          <w:b/>
          <w:bCs/>
        </w:rPr>
        <w:t>/</w:t>
      </w:r>
      <w:proofErr w:type="spellStart"/>
      <w:r w:rsidRPr="00D55D5A">
        <w:rPr>
          <w:b/>
          <w:bCs/>
        </w:rPr>
        <w:t>pgsql</w:t>
      </w:r>
      <w:proofErr w:type="spellEnd"/>
      <w:r w:rsidRPr="00D55D5A">
        <w:rPr>
          <w:b/>
          <w:bCs/>
        </w:rPr>
        <w:t xml:space="preserve"> /data/</w:t>
      </w:r>
      <w:proofErr w:type="spellStart"/>
      <w:r w:rsidRPr="00D55D5A">
        <w:rPr>
          <w:b/>
          <w:bCs/>
        </w:rPr>
        <w:t>pg_log</w:t>
      </w:r>
      <w:proofErr w:type="spellEnd"/>
      <w:r w:rsidRPr="00D55D5A">
        <w:rPr>
          <w:b/>
          <w:bCs/>
        </w:rPr>
        <w:t>/</w:t>
      </w:r>
      <w:r w:rsidRPr="00D55D5A">
        <w:t xml:space="preserve"> dado que la inicialización de la BD no permitía que el directorio </w:t>
      </w:r>
      <w:r w:rsidRPr="00D55D5A">
        <w:rPr>
          <w:b/>
          <w:bCs/>
        </w:rPr>
        <w:t>/</w:t>
      </w:r>
      <w:proofErr w:type="spellStart"/>
      <w:r w:rsidRPr="00D55D5A">
        <w:rPr>
          <w:b/>
          <w:bCs/>
        </w:rPr>
        <w:t>var</w:t>
      </w:r>
      <w:proofErr w:type="spellEnd"/>
      <w:r w:rsidRPr="00D55D5A">
        <w:rPr>
          <w:b/>
          <w:bCs/>
        </w:rPr>
        <w:t>/</w:t>
      </w:r>
      <w:proofErr w:type="spellStart"/>
      <w:r w:rsidRPr="00D55D5A">
        <w:rPr>
          <w:b/>
          <w:bCs/>
        </w:rPr>
        <w:t>pgsql</w:t>
      </w:r>
      <w:proofErr w:type="spellEnd"/>
      <w:r w:rsidRPr="00D55D5A">
        <w:rPr>
          <w:b/>
          <w:bCs/>
        </w:rPr>
        <w:t>/data/</w:t>
      </w:r>
      <w:r w:rsidRPr="00D55D5A">
        <w:t xml:space="preserve"> no estuviera vacío.</w:t>
      </w:r>
      <w:r>
        <w:t xml:space="preserve"> Sin embargo, se ha vuelto a crear una vez inicializada la BD:</w:t>
      </w:r>
    </w:p>
    <w:p w14:paraId="65AD6ED2" w14:textId="2F5BDA60" w:rsidR="00D55D5A" w:rsidRDefault="00D55D5A" w:rsidP="00D55D5A">
      <w:pPr>
        <w:jc w:val="both"/>
      </w:pPr>
      <w:r w:rsidRPr="00D55D5A">
        <w:drawing>
          <wp:inline distT="0" distB="0" distL="0" distR="0" wp14:anchorId="49C6CC30" wp14:editId="0C8811FB">
            <wp:extent cx="5964555" cy="67373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52EA" w14:textId="7501F254" w:rsidR="00F70EF1" w:rsidRDefault="00F70EF1" w:rsidP="00D55D5A">
      <w:pPr>
        <w:jc w:val="both"/>
      </w:pPr>
    </w:p>
    <w:p w14:paraId="66BA84B0" w14:textId="1C813DAA" w:rsidR="003632E5" w:rsidRDefault="003632E5" w:rsidP="00D55D5A">
      <w:pPr>
        <w:jc w:val="both"/>
      </w:pPr>
    </w:p>
    <w:p w14:paraId="1AAE037A" w14:textId="77777777" w:rsidR="003632E5" w:rsidRDefault="003632E5" w:rsidP="00D55D5A">
      <w:pPr>
        <w:jc w:val="both"/>
      </w:pPr>
    </w:p>
    <w:p w14:paraId="26A32033" w14:textId="072AB248" w:rsidR="00F70EF1" w:rsidRDefault="00F70EF1" w:rsidP="00983463">
      <w:pPr>
        <w:pStyle w:val="Ttulo1"/>
        <w:jc w:val="both"/>
      </w:pPr>
      <w:bookmarkStart w:id="7" w:name="_Toc88595887"/>
      <w:r>
        <w:t xml:space="preserve">6. </w:t>
      </w:r>
      <w:r w:rsidR="00983463">
        <w:t>Lanza la ejecución del servicio teniendo en cuenta los parámetros configurados en el punto anterior. ¿qué comando has utilizado?</w:t>
      </w:r>
      <w:bookmarkEnd w:id="7"/>
    </w:p>
    <w:p w14:paraId="0C0622B1" w14:textId="2A1A4285" w:rsidR="00E22EEC" w:rsidRPr="00951C68" w:rsidRDefault="00951C68" w:rsidP="00951C68">
      <w:pPr>
        <w:jc w:val="both"/>
      </w:pPr>
      <w:r>
        <w:t xml:space="preserve">Para lanzar la ejecución del servicio se ha utilizado el fichero </w:t>
      </w:r>
      <w:proofErr w:type="spellStart"/>
      <w:r w:rsidRPr="00E55796">
        <w:rPr>
          <w:b/>
          <w:bCs/>
        </w:rPr>
        <w:t>pg_ctl</w:t>
      </w:r>
      <w:proofErr w:type="spellEnd"/>
      <w:r>
        <w:t xml:space="preserve"> donde se le ha dado el directorio de</w:t>
      </w:r>
      <w:r w:rsidR="00E55796">
        <w:t xml:space="preserve"> configuración</w:t>
      </w:r>
      <w:r>
        <w:t xml:space="preserve"> </w:t>
      </w:r>
      <w:r w:rsidRPr="00E55796">
        <w:rPr>
          <w:b/>
          <w:bCs/>
        </w:rPr>
        <w:t>data</w:t>
      </w:r>
      <w:r>
        <w:t xml:space="preserve"> así como el de salida de </w:t>
      </w:r>
      <w:r w:rsidRPr="00E55796">
        <w:rPr>
          <w:b/>
          <w:bCs/>
        </w:rPr>
        <w:t>log</w:t>
      </w:r>
      <w:r>
        <w:t xml:space="preserve">, sumado al comando </w:t>
      </w:r>
      <w:r w:rsidRPr="00E55796">
        <w:rPr>
          <w:b/>
          <w:bCs/>
        </w:rPr>
        <w:t>start</w:t>
      </w:r>
      <w:r w:rsidR="00E55796">
        <w:t xml:space="preserve">: </w:t>
      </w:r>
      <w:r>
        <w:t xml:space="preserve"> </w:t>
      </w:r>
      <w:r w:rsidRPr="00951C68">
        <w:rPr>
          <w:b/>
          <w:bCs/>
        </w:rPr>
        <w:t>./</w:t>
      </w:r>
      <w:proofErr w:type="spellStart"/>
      <w:r w:rsidRPr="00951C68">
        <w:rPr>
          <w:b/>
          <w:bCs/>
        </w:rPr>
        <w:t>pg_ctl</w:t>
      </w:r>
      <w:proofErr w:type="spellEnd"/>
      <w:r w:rsidRPr="00951C68">
        <w:rPr>
          <w:b/>
          <w:bCs/>
        </w:rPr>
        <w:t xml:space="preserve"> -D /</w:t>
      </w:r>
      <w:proofErr w:type="spellStart"/>
      <w:r w:rsidRPr="00951C68">
        <w:rPr>
          <w:b/>
          <w:bCs/>
        </w:rPr>
        <w:t>var</w:t>
      </w:r>
      <w:proofErr w:type="spellEnd"/>
      <w:r w:rsidRPr="00951C68">
        <w:rPr>
          <w:b/>
          <w:bCs/>
        </w:rPr>
        <w:t>/</w:t>
      </w:r>
      <w:proofErr w:type="spellStart"/>
      <w:r w:rsidRPr="00951C68">
        <w:rPr>
          <w:b/>
          <w:bCs/>
        </w:rPr>
        <w:t>pgsql</w:t>
      </w:r>
      <w:proofErr w:type="spellEnd"/>
      <w:r w:rsidRPr="00951C68">
        <w:rPr>
          <w:b/>
          <w:bCs/>
        </w:rPr>
        <w:t>/data -l /</w:t>
      </w:r>
      <w:proofErr w:type="spellStart"/>
      <w:r w:rsidRPr="00951C68">
        <w:rPr>
          <w:b/>
          <w:bCs/>
        </w:rPr>
        <w:t>var</w:t>
      </w:r>
      <w:proofErr w:type="spellEnd"/>
      <w:r w:rsidRPr="00951C68">
        <w:rPr>
          <w:b/>
          <w:bCs/>
        </w:rPr>
        <w:t>/</w:t>
      </w:r>
      <w:proofErr w:type="spellStart"/>
      <w:r w:rsidRPr="00951C68">
        <w:rPr>
          <w:b/>
          <w:bCs/>
        </w:rPr>
        <w:t>pgsql</w:t>
      </w:r>
      <w:proofErr w:type="spellEnd"/>
      <w:r w:rsidRPr="00951C68">
        <w:rPr>
          <w:b/>
          <w:bCs/>
        </w:rPr>
        <w:t>/data/</w:t>
      </w:r>
      <w:proofErr w:type="spellStart"/>
      <w:r w:rsidRPr="00951C68">
        <w:rPr>
          <w:b/>
          <w:bCs/>
        </w:rPr>
        <w:t>pg_log</w:t>
      </w:r>
      <w:proofErr w:type="spellEnd"/>
      <w:r w:rsidRPr="00951C68">
        <w:rPr>
          <w:b/>
          <w:bCs/>
        </w:rPr>
        <w:t>/</w:t>
      </w:r>
      <w:proofErr w:type="spellStart"/>
      <w:r w:rsidRPr="00951C68">
        <w:rPr>
          <w:b/>
          <w:bCs/>
        </w:rPr>
        <w:t>logfile</w:t>
      </w:r>
      <w:proofErr w:type="spellEnd"/>
      <w:r w:rsidRPr="00951C68">
        <w:rPr>
          <w:b/>
          <w:bCs/>
        </w:rPr>
        <w:t xml:space="preserve"> start</w:t>
      </w:r>
      <w:r>
        <w:t>.</w:t>
      </w:r>
    </w:p>
    <w:p w14:paraId="400335C7" w14:textId="20C81964" w:rsidR="00983463" w:rsidRDefault="00E22EEC" w:rsidP="00D55D5A">
      <w:pPr>
        <w:jc w:val="both"/>
      </w:pPr>
      <w:r w:rsidRPr="00E22EEC">
        <w:drawing>
          <wp:inline distT="0" distB="0" distL="0" distR="0" wp14:anchorId="498110FE" wp14:editId="2EE44B54">
            <wp:extent cx="5964555" cy="47688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8287" w14:textId="1A1710C8" w:rsidR="000337C9" w:rsidRDefault="000337C9" w:rsidP="000337C9">
      <w:pPr>
        <w:pStyle w:val="Ttulo1"/>
        <w:jc w:val="both"/>
      </w:pPr>
      <w:bookmarkStart w:id="8" w:name="_Toc88595888"/>
      <w:r>
        <w:lastRenderedPageBreak/>
        <w:t>7. Implementa  un  archivo  para  que  se  inicie  como  un  servicio  automáticamente  al arrancar  el servidor. Adjunta el código del script  agregando  los  comentarios oportunos.</w:t>
      </w:r>
      <w:bookmarkEnd w:id="8"/>
    </w:p>
    <w:p w14:paraId="01EB922A" w14:textId="609C498D" w:rsidR="00853B8A" w:rsidRPr="00853B8A" w:rsidRDefault="00853B8A" w:rsidP="00853B8A">
      <w:r>
        <w:t xml:space="preserve">Se deberá ir al directorio </w:t>
      </w:r>
      <w:r w:rsidRPr="00853B8A">
        <w:rPr>
          <w:b/>
          <w:bCs/>
        </w:rPr>
        <w:t>/</w:t>
      </w:r>
      <w:proofErr w:type="spellStart"/>
      <w:r w:rsidRPr="00853B8A">
        <w:rPr>
          <w:b/>
          <w:bCs/>
        </w:rPr>
        <w:t>usr</w:t>
      </w:r>
      <w:proofErr w:type="spellEnd"/>
      <w:r w:rsidRPr="00853B8A">
        <w:rPr>
          <w:b/>
          <w:bCs/>
        </w:rPr>
        <w:t>/local/</w:t>
      </w:r>
      <w:proofErr w:type="spellStart"/>
      <w:r w:rsidRPr="00853B8A">
        <w:rPr>
          <w:b/>
          <w:bCs/>
        </w:rPr>
        <w:t>pgsql</w:t>
      </w:r>
      <w:proofErr w:type="spellEnd"/>
      <w:r w:rsidRPr="00853B8A">
        <w:rPr>
          <w:b/>
          <w:bCs/>
        </w:rPr>
        <w:t>/</w:t>
      </w:r>
      <w:proofErr w:type="spellStart"/>
      <w:r w:rsidRPr="00853B8A">
        <w:rPr>
          <w:b/>
          <w:bCs/>
        </w:rPr>
        <w:t>contrib</w:t>
      </w:r>
      <w:proofErr w:type="spellEnd"/>
      <w:r w:rsidRPr="00853B8A">
        <w:rPr>
          <w:b/>
          <w:bCs/>
        </w:rPr>
        <w:t>/start-</w:t>
      </w:r>
      <w:proofErr w:type="spellStart"/>
      <w:r w:rsidRPr="00853B8A">
        <w:rPr>
          <w:b/>
          <w:bCs/>
        </w:rPr>
        <w:t>sctrips</w:t>
      </w:r>
      <w:proofErr w:type="spellEnd"/>
      <w:r>
        <w:t xml:space="preserve"> y dar permisos al fichero </w:t>
      </w:r>
      <w:r w:rsidRPr="00853B8A">
        <w:rPr>
          <w:b/>
          <w:bCs/>
        </w:rPr>
        <w:t>Linux</w:t>
      </w:r>
      <w:r>
        <w:t xml:space="preserve">. Luego lo copiaremos al subdirectorio </w:t>
      </w:r>
      <w:proofErr w:type="spellStart"/>
      <w:r w:rsidRPr="00853B8A">
        <w:rPr>
          <w:b/>
          <w:bCs/>
        </w:rPr>
        <w:t>postgresql</w:t>
      </w:r>
      <w:proofErr w:type="spellEnd"/>
      <w:r>
        <w:t xml:space="preserve"> de </w:t>
      </w:r>
      <w:proofErr w:type="spellStart"/>
      <w:r w:rsidRPr="00853B8A">
        <w:rPr>
          <w:b/>
          <w:bCs/>
        </w:rPr>
        <w:t>init.d</w:t>
      </w:r>
      <w:proofErr w:type="spellEnd"/>
      <w:r>
        <w:t xml:space="preserve"> en </w:t>
      </w:r>
      <w:r w:rsidRPr="00853B8A">
        <w:rPr>
          <w:b/>
          <w:bCs/>
        </w:rPr>
        <w:t>/</w:t>
      </w:r>
      <w:proofErr w:type="spellStart"/>
      <w:r w:rsidRPr="00853B8A">
        <w:rPr>
          <w:b/>
          <w:bCs/>
        </w:rPr>
        <w:t>etc</w:t>
      </w:r>
      <w:proofErr w:type="spellEnd"/>
      <w:r w:rsidRPr="00853B8A">
        <w:rPr>
          <w:b/>
          <w:bCs/>
        </w:rPr>
        <w:t>/</w:t>
      </w:r>
      <w:proofErr w:type="spellStart"/>
      <w:r w:rsidRPr="00853B8A">
        <w:rPr>
          <w:b/>
          <w:bCs/>
        </w:rPr>
        <w:t>init.d</w:t>
      </w:r>
      <w:proofErr w:type="spellEnd"/>
      <w:r w:rsidRPr="00853B8A">
        <w:rPr>
          <w:b/>
          <w:bCs/>
        </w:rPr>
        <w:t>/</w:t>
      </w:r>
      <w:proofErr w:type="spellStart"/>
      <w:r w:rsidRPr="00853B8A">
        <w:rPr>
          <w:b/>
          <w:bCs/>
        </w:rPr>
        <w:t>postrgesql</w:t>
      </w:r>
      <w:proofErr w:type="spellEnd"/>
      <w:r>
        <w:t xml:space="preserve">. </w:t>
      </w:r>
    </w:p>
    <w:p w14:paraId="2D71A4F3" w14:textId="2056035F" w:rsidR="00853B8A" w:rsidRPr="00853B8A" w:rsidRDefault="00853B8A" w:rsidP="00853B8A">
      <w:r w:rsidRPr="00853B8A">
        <w:drawing>
          <wp:inline distT="0" distB="0" distL="0" distR="0" wp14:anchorId="1ECC0E7C" wp14:editId="08A9EF27">
            <wp:extent cx="5964555" cy="49720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EA4B" w14:textId="77777777" w:rsidR="00853B8A" w:rsidRDefault="00853B8A" w:rsidP="000337C9">
      <w:pPr>
        <w:rPr>
          <w:noProof/>
        </w:rPr>
      </w:pPr>
      <w:r w:rsidRPr="00853B8A">
        <w:rPr>
          <w:noProof/>
        </w:rPr>
        <w:drawing>
          <wp:inline distT="0" distB="0" distL="0" distR="0" wp14:anchorId="300F0C78" wp14:editId="5A2A0BE4">
            <wp:extent cx="5964555" cy="19875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13D" w:rsidRPr="001D613D">
        <w:rPr>
          <w:noProof/>
        </w:rPr>
        <w:t xml:space="preserve"> </w:t>
      </w:r>
    </w:p>
    <w:p w14:paraId="7B658D0D" w14:textId="77777777" w:rsidR="00853B8A" w:rsidRDefault="00853B8A" w:rsidP="00853B8A">
      <w:pPr>
        <w:jc w:val="both"/>
        <w:rPr>
          <w:noProof/>
        </w:rPr>
      </w:pPr>
      <w:r>
        <w:rPr>
          <w:noProof/>
        </w:rPr>
        <w:t xml:space="preserve">Y si con nano editaremos el fichero Linux, asignando correctamente los directorios de data y log  de postgresql, </w:t>
      </w:r>
      <w:r w:rsidRPr="00853B8A">
        <w:rPr>
          <w:b/>
          <w:bCs/>
          <w:noProof/>
        </w:rPr>
        <w:t>/var/pgsql/data</w:t>
      </w:r>
      <w:r>
        <w:rPr>
          <w:noProof/>
        </w:rPr>
        <w:t xml:space="preserve"> y </w:t>
      </w:r>
      <w:r w:rsidRPr="00853B8A">
        <w:rPr>
          <w:b/>
          <w:bCs/>
          <w:noProof/>
        </w:rPr>
        <w:t>/var/pgsql/data/pg_log/logfile</w:t>
      </w:r>
      <w:r>
        <w:rPr>
          <w:noProof/>
        </w:rPr>
        <w:t xml:space="preserve"> respectivamente.</w:t>
      </w:r>
    </w:p>
    <w:p w14:paraId="49AD19F9" w14:textId="378A3CAB" w:rsidR="00853B8A" w:rsidRDefault="001D613D" w:rsidP="00853B8A">
      <w:pPr>
        <w:jc w:val="center"/>
        <w:rPr>
          <w:noProof/>
        </w:rPr>
      </w:pPr>
      <w:r w:rsidRPr="001D613D">
        <w:drawing>
          <wp:inline distT="0" distB="0" distL="0" distR="0" wp14:anchorId="34482B2B" wp14:editId="717199EB">
            <wp:extent cx="5159188" cy="3702554"/>
            <wp:effectExtent l="0" t="0" r="381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205" cy="37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4A61" w14:textId="4DAB094E" w:rsidR="00853B8A" w:rsidRDefault="00853B8A" w:rsidP="00853B8A">
      <w:pPr>
        <w:jc w:val="center"/>
        <w:rPr>
          <w:noProof/>
        </w:rPr>
      </w:pPr>
    </w:p>
    <w:p w14:paraId="3590CD3A" w14:textId="289BC25B" w:rsidR="00853B8A" w:rsidRPr="00853B8A" w:rsidRDefault="00853B8A" w:rsidP="00853B8A">
      <w:pPr>
        <w:jc w:val="both"/>
        <w:rPr>
          <w:noProof/>
        </w:rPr>
      </w:pPr>
      <w:r>
        <w:rPr>
          <w:noProof/>
        </w:rPr>
        <w:t xml:space="preserve">Como se explicará en el siguiente apartado, se debe crear enlaces entre el directorio recientemente creado </w:t>
      </w:r>
      <w:r w:rsidRPr="001301E6">
        <w:rPr>
          <w:b/>
          <w:bCs/>
          <w:noProof/>
        </w:rPr>
        <w:t>/etc/init.d/postgres</w:t>
      </w:r>
      <w:r>
        <w:rPr>
          <w:noProof/>
        </w:rPr>
        <w:t xml:space="preserve"> y cada uno de los </w:t>
      </w:r>
      <w:r w:rsidR="001301E6">
        <w:rPr>
          <w:noProof/>
        </w:rPr>
        <w:t>fichers postgres (</w:t>
      </w:r>
      <w:r w:rsidR="001301E6" w:rsidRPr="001301E6">
        <w:rPr>
          <w:b/>
          <w:bCs/>
          <w:noProof/>
        </w:rPr>
        <w:t>K02postgresql</w:t>
      </w:r>
      <w:r w:rsidR="001301E6">
        <w:rPr>
          <w:noProof/>
        </w:rPr>
        <w:t xml:space="preserve"> en rc0.d,rc1.d y rc2.d, y </w:t>
      </w:r>
      <w:r w:rsidR="001301E6" w:rsidRPr="001301E6">
        <w:rPr>
          <w:b/>
          <w:bCs/>
          <w:noProof/>
        </w:rPr>
        <w:t>S98postgresql</w:t>
      </w:r>
      <w:r w:rsidR="001301E6">
        <w:rPr>
          <w:noProof/>
        </w:rPr>
        <w:t xml:space="preserve"> en rc3.d,rc4.d y rc5.d)</w:t>
      </w:r>
      <w:r>
        <w:rPr>
          <w:noProof/>
        </w:rPr>
        <w:t xml:space="preserve"> para que funcione correctamente la ejecución en inicio, mediante el comando </w:t>
      </w:r>
      <w:r w:rsidRPr="001301E6">
        <w:rPr>
          <w:b/>
          <w:bCs/>
          <w:noProof/>
        </w:rPr>
        <w:t xml:space="preserve">sudo ln -s /etc/init.d/postgresql </w:t>
      </w:r>
      <w:r w:rsidR="001301E6" w:rsidRPr="001301E6">
        <w:rPr>
          <w:b/>
          <w:bCs/>
          <w:noProof/>
        </w:rPr>
        <w:t>/etc/rcX.d/XXXpostgresql</w:t>
      </w:r>
      <w:r w:rsidR="001301E6">
        <w:rPr>
          <w:noProof/>
        </w:rPr>
        <w:t xml:space="preserve">, donde X cambia tal que: </w:t>
      </w:r>
    </w:p>
    <w:p w14:paraId="7D51CE8A" w14:textId="77777777" w:rsidR="001301E6" w:rsidRDefault="001D613D" w:rsidP="00853B8A">
      <w:pPr>
        <w:jc w:val="both"/>
        <w:rPr>
          <w:noProof/>
        </w:rPr>
      </w:pPr>
      <w:r w:rsidRPr="001D613D">
        <w:rPr>
          <w:noProof/>
        </w:rPr>
        <w:drawing>
          <wp:inline distT="0" distB="0" distL="0" distR="0" wp14:anchorId="17997026" wp14:editId="1BB5C92A">
            <wp:extent cx="5964555" cy="1110615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13D">
        <w:rPr>
          <w:noProof/>
        </w:rPr>
        <w:t xml:space="preserve"> </w:t>
      </w:r>
    </w:p>
    <w:p w14:paraId="092C93D7" w14:textId="39A51C1F" w:rsidR="001301E6" w:rsidRDefault="001301E6" w:rsidP="00853B8A">
      <w:pPr>
        <w:jc w:val="both"/>
        <w:rPr>
          <w:noProof/>
        </w:rPr>
      </w:pPr>
      <w:r>
        <w:rPr>
          <w:noProof/>
        </w:rPr>
        <w:t xml:space="preserve">Finalmente, guardaremos los cambios (autentificándonos) con el comando </w:t>
      </w:r>
      <w:r w:rsidRPr="001301E6">
        <w:rPr>
          <w:b/>
          <w:bCs/>
          <w:noProof/>
        </w:rPr>
        <w:t>update-</w:t>
      </w:r>
      <w:r>
        <w:rPr>
          <w:b/>
          <w:bCs/>
          <w:noProof/>
        </w:rPr>
        <w:t>rc</w:t>
      </w:r>
      <w:r w:rsidRPr="001301E6">
        <w:rPr>
          <w:b/>
          <w:bCs/>
          <w:noProof/>
        </w:rPr>
        <w:t>.d postgresql defaults</w:t>
      </w:r>
      <w:r>
        <w:rPr>
          <w:noProof/>
        </w:rPr>
        <w:t xml:space="preserve">. </w:t>
      </w:r>
    </w:p>
    <w:p w14:paraId="61C1D820" w14:textId="77777777" w:rsidR="001301E6" w:rsidRDefault="001D613D" w:rsidP="00853B8A">
      <w:pPr>
        <w:jc w:val="both"/>
        <w:rPr>
          <w:noProof/>
        </w:rPr>
      </w:pPr>
      <w:r w:rsidRPr="001D613D">
        <w:rPr>
          <w:noProof/>
        </w:rPr>
        <w:lastRenderedPageBreak/>
        <w:drawing>
          <wp:inline distT="0" distB="0" distL="0" distR="0" wp14:anchorId="05F35079" wp14:editId="4C281A34">
            <wp:extent cx="5964555" cy="393065"/>
            <wp:effectExtent l="0" t="0" r="0" b="69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13D">
        <w:rPr>
          <w:noProof/>
        </w:rPr>
        <w:t xml:space="preserve"> </w:t>
      </w:r>
    </w:p>
    <w:p w14:paraId="66B22448" w14:textId="77777777" w:rsidR="001301E6" w:rsidRDefault="001D613D" w:rsidP="00853B8A">
      <w:pPr>
        <w:jc w:val="both"/>
        <w:rPr>
          <w:noProof/>
        </w:rPr>
      </w:pPr>
      <w:r w:rsidRPr="001D613D">
        <w:rPr>
          <w:noProof/>
        </w:rPr>
        <w:drawing>
          <wp:inline distT="0" distB="0" distL="0" distR="0" wp14:anchorId="62BBC097" wp14:editId="6B02F12F">
            <wp:extent cx="5964555" cy="105219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13D">
        <w:rPr>
          <w:noProof/>
        </w:rPr>
        <w:t xml:space="preserve"> </w:t>
      </w:r>
    </w:p>
    <w:p w14:paraId="11A74512" w14:textId="3B2AA681" w:rsidR="000337C9" w:rsidRDefault="001301E6" w:rsidP="00853B8A">
      <w:pPr>
        <w:jc w:val="both"/>
      </w:pPr>
      <w:r>
        <w:rPr>
          <w:noProof/>
        </w:rPr>
        <w:t xml:space="preserve">Para comprobar que todo funciona correctamente, si realizamos un sudo reboot y cuando cargue usamos el comando </w:t>
      </w:r>
      <w:r w:rsidRPr="001301E6">
        <w:rPr>
          <w:b/>
          <w:bCs/>
          <w:noProof/>
        </w:rPr>
        <w:t>sudo /etc/init.d/postgresql status</w:t>
      </w:r>
      <w:r>
        <w:rPr>
          <w:noProof/>
        </w:rPr>
        <w:t xml:space="preserve"> veremos que todo ha funcionado correctamente.</w:t>
      </w:r>
      <w:r w:rsidR="00D71A19" w:rsidRPr="00D71A19">
        <w:rPr>
          <w:noProof/>
        </w:rPr>
        <w:t xml:space="preserve"> </w:t>
      </w:r>
      <w:r w:rsidR="00D71A19" w:rsidRPr="00D71A19">
        <w:rPr>
          <w:noProof/>
        </w:rPr>
        <w:drawing>
          <wp:inline distT="0" distB="0" distL="0" distR="0" wp14:anchorId="79D92DDC" wp14:editId="30D2CDCD">
            <wp:extent cx="5964555" cy="1290955"/>
            <wp:effectExtent l="0" t="0" r="0" b="444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76B7" w14:textId="07EF7FE7" w:rsidR="000337C9" w:rsidRDefault="000337C9" w:rsidP="000337C9">
      <w:pPr>
        <w:pStyle w:val="Ttulo1"/>
        <w:jc w:val="both"/>
      </w:pPr>
      <w:bookmarkStart w:id="9" w:name="_Toc88595889"/>
      <w:r>
        <w:t xml:space="preserve">8. </w:t>
      </w:r>
      <w:r w:rsidRPr="000337C9">
        <w:t>¿Qué</w:t>
      </w:r>
      <w:r>
        <w:t xml:space="preserve"> </w:t>
      </w:r>
      <w:r w:rsidRPr="000337C9">
        <w:t>es</w:t>
      </w:r>
      <w:r>
        <w:t xml:space="preserve"> </w:t>
      </w:r>
      <w:r w:rsidRPr="000337C9">
        <w:t xml:space="preserve">el </w:t>
      </w:r>
      <w:proofErr w:type="spellStart"/>
      <w:r w:rsidRPr="000337C9">
        <w:t>init.d</w:t>
      </w:r>
      <w:proofErr w:type="spellEnd"/>
      <w:r w:rsidRPr="000337C9">
        <w:t>?¿Qué otras carpetas podemos encontrar similares?</w:t>
      </w:r>
      <w:bookmarkEnd w:id="9"/>
    </w:p>
    <w:p w14:paraId="0E0426A5" w14:textId="5EBEF39D" w:rsidR="000337C9" w:rsidRPr="00BA7065" w:rsidRDefault="000337C9" w:rsidP="000C0A6F">
      <w:pPr>
        <w:jc w:val="both"/>
      </w:pPr>
      <w:r>
        <w:t xml:space="preserve">El </w:t>
      </w:r>
      <w:proofErr w:type="spellStart"/>
      <w:r w:rsidRPr="00BA7065">
        <w:rPr>
          <w:b/>
          <w:bCs/>
        </w:rPr>
        <w:t>init.d</w:t>
      </w:r>
      <w:proofErr w:type="spellEnd"/>
      <w:r w:rsidRPr="00BA7065">
        <w:rPr>
          <w:b/>
          <w:bCs/>
        </w:rPr>
        <w:t xml:space="preserve"> </w:t>
      </w:r>
      <w:r>
        <w:t xml:space="preserve">es el directorio donde se encuentran todos los scripts que se ejecutarán al arranque del sistema Linux. </w:t>
      </w:r>
      <w:r w:rsidR="00BA7065">
        <w:t xml:space="preserve">Se encuentra en </w:t>
      </w:r>
      <w:r w:rsidR="00BA7065" w:rsidRPr="00BA7065">
        <w:rPr>
          <w:b/>
          <w:bCs/>
        </w:rPr>
        <w:t>/</w:t>
      </w:r>
      <w:proofErr w:type="spellStart"/>
      <w:r w:rsidR="00BA7065" w:rsidRPr="00BA7065">
        <w:rPr>
          <w:b/>
          <w:bCs/>
        </w:rPr>
        <w:t>etc</w:t>
      </w:r>
      <w:proofErr w:type="spellEnd"/>
      <w:r w:rsidR="00BA7065" w:rsidRPr="00BA7065">
        <w:rPr>
          <w:b/>
          <w:bCs/>
        </w:rPr>
        <w:t>/</w:t>
      </w:r>
      <w:proofErr w:type="spellStart"/>
      <w:r w:rsidR="00BA7065" w:rsidRPr="00BA7065">
        <w:rPr>
          <w:b/>
          <w:bCs/>
        </w:rPr>
        <w:t>init.d</w:t>
      </w:r>
      <w:proofErr w:type="spellEnd"/>
      <w:r w:rsidR="00BA7065">
        <w:t xml:space="preserve"> y es donde se especifican los comandos de arranque y parada de los servicios que contiene. </w:t>
      </w:r>
    </w:p>
    <w:p w14:paraId="52DD22B9" w14:textId="1027FBAB" w:rsidR="006F5DCB" w:rsidRPr="006F5DCB" w:rsidRDefault="00BA7065" w:rsidP="000C0A6F">
      <w:pPr>
        <w:jc w:val="both"/>
      </w:pPr>
      <w:r>
        <w:t>Existe</w:t>
      </w:r>
      <w:r w:rsidR="006F5DCB">
        <w:t xml:space="preserve">n también una serie de directorios en </w:t>
      </w:r>
      <w:r w:rsidR="006F5DCB" w:rsidRPr="006F5DCB">
        <w:rPr>
          <w:b/>
          <w:bCs/>
        </w:rPr>
        <w:t>/</w:t>
      </w:r>
      <w:proofErr w:type="spellStart"/>
      <w:r w:rsidR="006F5DCB" w:rsidRPr="006F5DCB">
        <w:rPr>
          <w:b/>
          <w:bCs/>
        </w:rPr>
        <w:t>etc</w:t>
      </w:r>
      <w:proofErr w:type="spellEnd"/>
      <w:r w:rsidR="006F5DCB" w:rsidRPr="006F5DCB">
        <w:rPr>
          <w:b/>
          <w:bCs/>
        </w:rPr>
        <w:t>/</w:t>
      </w:r>
      <w:proofErr w:type="spellStart"/>
      <w:r w:rsidR="006F5DCB" w:rsidRPr="006F5DCB">
        <w:rPr>
          <w:b/>
          <w:bCs/>
        </w:rPr>
        <w:t>rcX.d</w:t>
      </w:r>
      <w:proofErr w:type="spellEnd"/>
      <w:r w:rsidR="006F5DCB">
        <w:t xml:space="preserve"> (siendo X uno </w:t>
      </w:r>
      <w:r w:rsidR="000C0A6F">
        <w:t xml:space="preserve">carácter </w:t>
      </w:r>
      <w:r w:rsidR="006F5DCB">
        <w:t>determinado</w:t>
      </w:r>
      <w:r w:rsidR="000C0A6F">
        <w:t xml:space="preserve"> </w:t>
      </w:r>
      <w:r w:rsidR="006F5DCB">
        <w:t>que actúa</w:t>
      </w:r>
      <w:r w:rsidR="000C0A6F">
        <w:t xml:space="preserve"> </w:t>
      </w:r>
      <w:r w:rsidR="006F5DCB">
        <w:t xml:space="preserve">como nivel de ejecución, véase la imagen siguiente) llamados también directorios de enlace. </w:t>
      </w:r>
      <w:r w:rsidR="006F5DCB" w:rsidRPr="006F5DCB">
        <w:drawing>
          <wp:inline distT="0" distB="0" distL="0" distR="0" wp14:anchorId="042BC498" wp14:editId="11CA791E">
            <wp:extent cx="5964555" cy="42227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DCB">
        <w:t xml:space="preserve">Su función es determinar el orden de ejecución de los scripts en </w:t>
      </w:r>
      <w:r w:rsidR="006F5DCB" w:rsidRPr="006F5DCB">
        <w:rPr>
          <w:b/>
          <w:bCs/>
        </w:rPr>
        <w:t>/</w:t>
      </w:r>
      <w:proofErr w:type="spellStart"/>
      <w:r w:rsidR="006F5DCB" w:rsidRPr="006F5DCB">
        <w:rPr>
          <w:b/>
          <w:bCs/>
        </w:rPr>
        <w:t>etc</w:t>
      </w:r>
      <w:proofErr w:type="spellEnd"/>
      <w:r w:rsidR="006F5DCB" w:rsidRPr="006F5DCB">
        <w:rPr>
          <w:b/>
          <w:bCs/>
        </w:rPr>
        <w:t>/</w:t>
      </w:r>
      <w:proofErr w:type="spellStart"/>
      <w:r w:rsidR="006F5DCB" w:rsidRPr="006F5DCB">
        <w:rPr>
          <w:b/>
          <w:bCs/>
        </w:rPr>
        <w:t>init.d</w:t>
      </w:r>
      <w:proofErr w:type="spellEnd"/>
      <w:r w:rsidR="006F5DCB">
        <w:t xml:space="preserve"> basándose en los niveles de prioridad ´X´. Si se analiza uno de ellos, </w:t>
      </w:r>
      <w:r w:rsidR="006F5DCB" w:rsidRPr="006F5DCB">
        <w:rPr>
          <w:b/>
          <w:bCs/>
        </w:rPr>
        <w:t>rc0.d</w:t>
      </w:r>
      <w:r w:rsidR="006F5DCB">
        <w:t xml:space="preserve"> por ejemplo, podremos ver cómo se deben estructurar los ficheros; el primer carácter debe se una </w:t>
      </w:r>
      <w:r w:rsidR="006F5DCB" w:rsidRPr="006F5DCB">
        <w:rPr>
          <w:b/>
          <w:bCs/>
        </w:rPr>
        <w:t>K</w:t>
      </w:r>
      <w:r w:rsidR="006F5DCB">
        <w:t xml:space="preserve"> o una </w:t>
      </w:r>
      <w:r w:rsidR="006F5DCB" w:rsidRPr="006F5DCB">
        <w:rPr>
          <w:b/>
          <w:bCs/>
        </w:rPr>
        <w:t>S</w:t>
      </w:r>
      <w:r w:rsidR="006F5DCB">
        <w:t xml:space="preserve">, referenciando a </w:t>
      </w:r>
      <w:proofErr w:type="spellStart"/>
      <w:r w:rsidR="006F5DCB" w:rsidRPr="006F5DCB">
        <w:rPr>
          <w:b/>
          <w:bCs/>
        </w:rPr>
        <w:t>killed</w:t>
      </w:r>
      <w:proofErr w:type="spellEnd"/>
      <w:r w:rsidR="006F5DCB">
        <w:t xml:space="preserve"> o </w:t>
      </w:r>
      <w:proofErr w:type="spellStart"/>
      <w:r w:rsidR="006F5DCB" w:rsidRPr="006F5DCB">
        <w:rPr>
          <w:b/>
          <w:bCs/>
        </w:rPr>
        <w:t>started</w:t>
      </w:r>
      <w:proofErr w:type="spellEnd"/>
      <w:r w:rsidR="006F5DCB">
        <w:t xml:space="preserve"> en el nivel de ejecución actual. Seguido del número de orden (en este caso, 01) y finalizando con el nombre del script que, aunque sea irrelevante, donde apunta es el script que ejecutará. </w:t>
      </w:r>
    </w:p>
    <w:p w14:paraId="4B096000" w14:textId="171E6A1F" w:rsidR="003632E5" w:rsidRDefault="006F5DCB" w:rsidP="003632E5">
      <w:r w:rsidRPr="006F5DCB">
        <w:rPr>
          <w:noProof/>
        </w:rPr>
        <w:drawing>
          <wp:inline distT="0" distB="0" distL="0" distR="0" wp14:anchorId="34D9A69F" wp14:editId="145D13FB">
            <wp:extent cx="5964555" cy="82105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7BF" w14:textId="34365B82" w:rsidR="00835460" w:rsidRDefault="00835460" w:rsidP="003632E5"/>
    <w:p w14:paraId="432CA12E" w14:textId="41B9CA43" w:rsidR="00835460" w:rsidRDefault="00835460" w:rsidP="00835460">
      <w:pPr>
        <w:pStyle w:val="Ttulo1"/>
        <w:jc w:val="both"/>
      </w:pPr>
      <w:bookmarkStart w:id="10" w:name="_Toc88595890"/>
      <w:r>
        <w:lastRenderedPageBreak/>
        <w:t xml:space="preserve">9. Configura el </w:t>
      </w:r>
      <w:proofErr w:type="spellStart"/>
      <w:r>
        <w:t>autovacuum</w:t>
      </w:r>
      <w:proofErr w:type="spellEnd"/>
      <w:r>
        <w:t xml:space="preserve"> de </w:t>
      </w:r>
      <w:proofErr w:type="spellStart"/>
      <w:r>
        <w:t>postgreSQL</w:t>
      </w:r>
      <w:proofErr w:type="spellEnd"/>
      <w:r>
        <w:t xml:space="preserve"> para que se ejecute automáticamente.</w:t>
      </w:r>
      <w:r w:rsidR="00AF16BB">
        <w:t xml:space="preserve"> </w:t>
      </w:r>
      <w:r>
        <w:t>¿Qué archivo has tenido que modificar?</w:t>
      </w:r>
      <w:bookmarkEnd w:id="10"/>
    </w:p>
    <w:p w14:paraId="5393F5BF" w14:textId="7637F2B5" w:rsidR="003C529B" w:rsidRDefault="003C529B" w:rsidP="003C529B">
      <w:pPr>
        <w:jc w:val="both"/>
        <w:rPr>
          <w:noProof/>
        </w:rPr>
      </w:pPr>
      <w:r w:rsidRPr="003C529B">
        <w:t xml:space="preserve">Para configurar </w:t>
      </w:r>
      <w:proofErr w:type="spellStart"/>
      <w:r w:rsidRPr="003C529B">
        <w:rPr>
          <w:b/>
          <w:bCs/>
        </w:rPr>
        <w:t>autovacuum</w:t>
      </w:r>
      <w:proofErr w:type="spellEnd"/>
      <w:r w:rsidRPr="003C529B">
        <w:t xml:space="preserve"> se deber</w:t>
      </w:r>
      <w:r>
        <w:t xml:space="preserve">á abrir el archivo </w:t>
      </w:r>
      <w:proofErr w:type="spellStart"/>
      <w:r w:rsidRPr="003C529B">
        <w:rPr>
          <w:b/>
          <w:bCs/>
        </w:rPr>
        <w:t>postgresql.conf</w:t>
      </w:r>
      <w:proofErr w:type="spellEnd"/>
      <w:r>
        <w:t xml:space="preserve"> del directorio </w:t>
      </w:r>
      <w:r w:rsidRPr="003C529B">
        <w:rPr>
          <w:b/>
          <w:bCs/>
        </w:rPr>
        <w:t>/</w:t>
      </w:r>
      <w:proofErr w:type="spellStart"/>
      <w:r w:rsidRPr="003C529B">
        <w:rPr>
          <w:b/>
          <w:bCs/>
        </w:rPr>
        <w:t>var</w:t>
      </w:r>
      <w:proofErr w:type="spellEnd"/>
      <w:r w:rsidRPr="003C529B">
        <w:rPr>
          <w:b/>
          <w:bCs/>
        </w:rPr>
        <w:t>/</w:t>
      </w:r>
      <w:proofErr w:type="spellStart"/>
      <w:r w:rsidRPr="003C529B">
        <w:rPr>
          <w:b/>
          <w:bCs/>
        </w:rPr>
        <w:t>pgsql</w:t>
      </w:r>
      <w:proofErr w:type="spellEnd"/>
      <w:r w:rsidRPr="003C529B">
        <w:rPr>
          <w:b/>
          <w:bCs/>
        </w:rPr>
        <w:t>/data</w:t>
      </w:r>
      <w:r>
        <w:t xml:space="preserve"> y buscar el apartado de </w:t>
      </w:r>
      <w:proofErr w:type="spellStart"/>
      <w:r w:rsidRPr="003C529B">
        <w:rPr>
          <w:b/>
          <w:bCs/>
        </w:rPr>
        <w:t>autovacuum</w:t>
      </w:r>
      <w:proofErr w:type="spellEnd"/>
      <w:r>
        <w:t xml:space="preserve">. Ahí se podrá de comentar la línea </w:t>
      </w:r>
      <w:proofErr w:type="spellStart"/>
      <w:r w:rsidRPr="003C529B">
        <w:rPr>
          <w:b/>
          <w:bCs/>
        </w:rPr>
        <w:t>autovacuum</w:t>
      </w:r>
      <w:proofErr w:type="spellEnd"/>
      <w:r w:rsidRPr="003C529B">
        <w:rPr>
          <w:b/>
          <w:bCs/>
        </w:rPr>
        <w:t xml:space="preserve"> = </w:t>
      </w:r>
      <w:proofErr w:type="spellStart"/>
      <w:r w:rsidRPr="003C529B">
        <w:rPr>
          <w:b/>
          <w:bCs/>
        </w:rPr>
        <w:t>on</w:t>
      </w:r>
      <w:proofErr w:type="spellEnd"/>
      <w:r>
        <w:t xml:space="preserve"> así como los otros parámetros de configuración si se deseara.</w:t>
      </w:r>
      <w:r w:rsidRPr="003C529B">
        <w:rPr>
          <w:noProof/>
        </w:rPr>
        <w:t xml:space="preserve"> </w:t>
      </w:r>
      <w:r>
        <w:rPr>
          <w:noProof/>
        </w:rPr>
        <w:t xml:space="preserve">De esta forma </w:t>
      </w:r>
      <w:r w:rsidR="00AF16BB">
        <w:rPr>
          <w:noProof/>
        </w:rPr>
        <w:t xml:space="preserve">el demonio </w:t>
      </w:r>
      <w:r w:rsidRPr="00AF16BB">
        <w:rPr>
          <w:b/>
          <w:bCs/>
          <w:noProof/>
        </w:rPr>
        <w:t>autovacuum</w:t>
      </w:r>
      <w:r>
        <w:rPr>
          <w:noProof/>
        </w:rPr>
        <w:t xml:space="preserve"> se ejecutará automáticamente</w:t>
      </w:r>
      <w:r w:rsidR="00AF16BB">
        <w:rPr>
          <w:noProof/>
        </w:rPr>
        <w:t xml:space="preserve">. </w:t>
      </w:r>
    </w:p>
    <w:p w14:paraId="487B0318" w14:textId="5570E5AF" w:rsidR="003C529B" w:rsidRDefault="003C529B" w:rsidP="003C529B">
      <w:pPr>
        <w:jc w:val="both"/>
      </w:pPr>
      <w:r w:rsidRPr="003C529B">
        <w:drawing>
          <wp:inline distT="0" distB="0" distL="0" distR="0" wp14:anchorId="50E76F82" wp14:editId="197917D3">
            <wp:extent cx="5964555" cy="385318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B0B8" w14:textId="70D300AE" w:rsidR="00AF16BB" w:rsidRDefault="00AF16BB" w:rsidP="00AF16BB">
      <w:pPr>
        <w:pStyle w:val="Ttulo1"/>
        <w:jc w:val="both"/>
      </w:pPr>
      <w:bookmarkStart w:id="11" w:name="_Toc88595891"/>
      <w:r>
        <w:t xml:space="preserve">10. </w:t>
      </w:r>
      <w:r w:rsidRPr="00AF16BB">
        <w:t>Indica los principales parámetros y su utilidad del archivo anterior.</w:t>
      </w:r>
      <w:bookmarkEnd w:id="11"/>
    </w:p>
    <w:p w14:paraId="67283F77" w14:textId="3218F3E5" w:rsidR="00AF16BB" w:rsidRPr="001A069A" w:rsidRDefault="00A466B8" w:rsidP="003C529B">
      <w:pPr>
        <w:jc w:val="both"/>
      </w:pPr>
      <w:proofErr w:type="spellStart"/>
      <w:r>
        <w:rPr>
          <w:b/>
          <w:bCs/>
        </w:rPr>
        <w:t>a</w:t>
      </w:r>
      <w:r w:rsidR="00AF16BB" w:rsidRPr="00A466B8">
        <w:rPr>
          <w:b/>
          <w:bCs/>
        </w:rPr>
        <w:t>utovacuum</w:t>
      </w:r>
      <w:proofErr w:type="spellEnd"/>
      <w:r w:rsidR="00AF16BB" w:rsidRPr="00A466B8">
        <w:rPr>
          <w:b/>
          <w:bCs/>
        </w:rPr>
        <w:t>=</w:t>
      </w:r>
      <w:proofErr w:type="spellStart"/>
      <w:r w:rsidR="00AF16BB" w:rsidRPr="00A466B8">
        <w:rPr>
          <w:b/>
          <w:bCs/>
        </w:rPr>
        <w:t>on</w:t>
      </w:r>
      <w:proofErr w:type="spellEnd"/>
      <w:r w:rsidR="00AF16BB" w:rsidRPr="001A069A">
        <w:t xml:space="preserve"> </w:t>
      </w:r>
      <w:r w:rsidR="00AF16BB" w:rsidRPr="00A466B8">
        <w:rPr>
          <w:b/>
          <w:bCs/>
        </w:rPr>
        <w:t>:</w:t>
      </w:r>
      <w:r w:rsidR="001A069A" w:rsidRPr="00A466B8">
        <w:rPr>
          <w:b/>
          <w:bCs/>
        </w:rPr>
        <w:t xml:space="preserve"> </w:t>
      </w:r>
      <w:r w:rsidR="001A069A" w:rsidRPr="001A069A">
        <w:t>Controla si e</w:t>
      </w:r>
      <w:r w:rsidR="001A069A">
        <w:t xml:space="preserve">l servidor debe ejecutar </w:t>
      </w:r>
      <w:r>
        <w:t xml:space="preserve">el demonio </w:t>
      </w:r>
      <w:proofErr w:type="spellStart"/>
      <w:r>
        <w:t>autovacuum</w:t>
      </w:r>
      <w:proofErr w:type="spellEnd"/>
      <w:r>
        <w:t xml:space="preserve">. </w:t>
      </w:r>
    </w:p>
    <w:p w14:paraId="514EA7AA" w14:textId="352EF67E" w:rsidR="00AF16BB" w:rsidRPr="00A466B8" w:rsidRDefault="00AF16BB" w:rsidP="00AF16BB">
      <w:pPr>
        <w:jc w:val="both"/>
      </w:pPr>
      <w:proofErr w:type="spellStart"/>
      <w:r w:rsidRPr="00A466B8">
        <w:rPr>
          <w:b/>
          <w:bCs/>
        </w:rPr>
        <w:t>autovacuum_max_workers</w:t>
      </w:r>
      <w:proofErr w:type="spellEnd"/>
      <w:r w:rsidRPr="00A466B8">
        <w:rPr>
          <w:b/>
          <w:bCs/>
        </w:rPr>
        <w:t>=3</w:t>
      </w:r>
      <w:r w:rsidRPr="00A466B8">
        <w:t xml:space="preserve"> </w:t>
      </w:r>
      <w:r w:rsidRPr="00A466B8">
        <w:rPr>
          <w:b/>
          <w:bCs/>
        </w:rPr>
        <w:t>:</w:t>
      </w:r>
      <w:r w:rsidR="00A466B8" w:rsidRPr="00A466B8">
        <w:t xml:space="preserve"> Especifica el n</w:t>
      </w:r>
      <w:r w:rsidR="00A466B8">
        <w:t xml:space="preserve">úmero máximo de  </w:t>
      </w:r>
      <w:proofErr w:type="spellStart"/>
      <w:r w:rsidR="00A466B8">
        <w:t>de</w:t>
      </w:r>
      <w:proofErr w:type="spellEnd"/>
      <w:r w:rsidR="00A466B8">
        <w:t xml:space="preserve"> procesos </w:t>
      </w:r>
      <w:proofErr w:type="spellStart"/>
      <w:r w:rsidR="00A466B8">
        <w:t>autovacuum</w:t>
      </w:r>
      <w:proofErr w:type="spellEnd"/>
      <w:r w:rsidR="00A466B8">
        <w:t xml:space="preserve"> que pueden ejecutarse a la vez. </w:t>
      </w:r>
    </w:p>
    <w:p w14:paraId="6B333BE2" w14:textId="7A959FE4" w:rsidR="00AF16BB" w:rsidRPr="00A466B8" w:rsidRDefault="00AF16BB" w:rsidP="00AF16BB">
      <w:pPr>
        <w:jc w:val="both"/>
      </w:pPr>
      <w:proofErr w:type="spellStart"/>
      <w:r w:rsidRPr="00A466B8">
        <w:rPr>
          <w:b/>
          <w:bCs/>
        </w:rPr>
        <w:t>autovacuum_naptime</w:t>
      </w:r>
      <w:proofErr w:type="spellEnd"/>
      <w:r w:rsidRPr="00A466B8">
        <w:rPr>
          <w:b/>
          <w:bCs/>
        </w:rPr>
        <w:t>=1min</w:t>
      </w:r>
      <w:r w:rsidRPr="00A466B8">
        <w:t xml:space="preserve"> :</w:t>
      </w:r>
      <w:r w:rsidR="00A466B8">
        <w:t xml:space="preserve"> Especifica el tiempo mínimo de espera entre procesos de </w:t>
      </w:r>
      <w:proofErr w:type="spellStart"/>
      <w:r w:rsidR="00A466B8">
        <w:t>autovacuum</w:t>
      </w:r>
      <w:proofErr w:type="spellEnd"/>
      <w:r w:rsidR="00A466B8">
        <w:t xml:space="preserve"> ejecutados en una base de datos.  </w:t>
      </w:r>
    </w:p>
    <w:p w14:paraId="429000FE" w14:textId="059784B6" w:rsidR="00AF16BB" w:rsidRPr="00A466B8" w:rsidRDefault="00AF16BB" w:rsidP="00AF16BB">
      <w:pPr>
        <w:jc w:val="both"/>
      </w:pPr>
      <w:proofErr w:type="spellStart"/>
      <w:r w:rsidRPr="00A466B8">
        <w:rPr>
          <w:b/>
          <w:bCs/>
        </w:rPr>
        <w:t>autovacuum_vacuum_threshold</w:t>
      </w:r>
      <w:proofErr w:type="spellEnd"/>
      <w:r w:rsidRPr="00A466B8">
        <w:rPr>
          <w:b/>
          <w:bCs/>
        </w:rPr>
        <w:t xml:space="preserve"> =50</w:t>
      </w:r>
      <w:r w:rsidRPr="00A466B8">
        <w:t xml:space="preserve"> </w:t>
      </w:r>
      <w:r w:rsidRPr="00A466B8">
        <w:rPr>
          <w:b/>
          <w:bCs/>
        </w:rPr>
        <w:t>:</w:t>
      </w:r>
      <w:r w:rsidR="00A466B8" w:rsidRPr="00A466B8">
        <w:t xml:space="preserve"> Especifica el </w:t>
      </w:r>
      <w:r w:rsidR="00A466B8">
        <w:t xml:space="preserve">mínimo </w:t>
      </w:r>
      <w:r w:rsidR="00A466B8" w:rsidRPr="00A466B8">
        <w:t>nú</w:t>
      </w:r>
      <w:r w:rsidR="00A466B8">
        <w:t xml:space="preserve">mero de tuplas actualizadas o eliminadas necesarias para que se lance un demonio </w:t>
      </w:r>
      <w:proofErr w:type="spellStart"/>
      <w:r w:rsidR="00A466B8">
        <w:t>vacuum</w:t>
      </w:r>
      <w:proofErr w:type="spellEnd"/>
      <w:r w:rsidR="00A466B8">
        <w:t xml:space="preserve"> en una tabla. </w:t>
      </w:r>
    </w:p>
    <w:p w14:paraId="268A19B7" w14:textId="1A2EA3F8" w:rsidR="00AF16BB" w:rsidRPr="00C553A3" w:rsidRDefault="00AF16BB" w:rsidP="00AF16BB">
      <w:pPr>
        <w:jc w:val="both"/>
      </w:pPr>
      <w:proofErr w:type="spellStart"/>
      <w:r w:rsidRPr="00C553A3">
        <w:rPr>
          <w:b/>
          <w:bCs/>
        </w:rPr>
        <w:t>autovacuum_vacuum_insert_threshold</w:t>
      </w:r>
      <w:proofErr w:type="spellEnd"/>
      <w:r w:rsidRPr="00C553A3">
        <w:rPr>
          <w:b/>
          <w:bCs/>
        </w:rPr>
        <w:t>=1000</w:t>
      </w:r>
      <w:r w:rsidR="00C553A3" w:rsidRPr="00C553A3">
        <w:rPr>
          <w:b/>
          <w:bCs/>
        </w:rPr>
        <w:t xml:space="preserve"> </w:t>
      </w:r>
      <w:r w:rsidRPr="00C553A3">
        <w:rPr>
          <w:b/>
          <w:bCs/>
        </w:rPr>
        <w:t>:</w:t>
      </w:r>
      <w:r w:rsidR="00C553A3">
        <w:t xml:space="preserve"> </w:t>
      </w:r>
      <w:r w:rsidR="00C553A3" w:rsidRPr="00A466B8">
        <w:t xml:space="preserve">Especifica el </w:t>
      </w:r>
      <w:r w:rsidR="00C553A3">
        <w:t xml:space="preserve">mínimo </w:t>
      </w:r>
      <w:r w:rsidR="00C553A3" w:rsidRPr="00A466B8">
        <w:t>nú</w:t>
      </w:r>
      <w:r w:rsidR="00C553A3">
        <w:t xml:space="preserve">mero de tuplas </w:t>
      </w:r>
      <w:r w:rsidR="00C553A3">
        <w:t>insertadas</w:t>
      </w:r>
      <w:r w:rsidR="00C553A3">
        <w:t xml:space="preserve"> necesarias para que se lance un demonio </w:t>
      </w:r>
      <w:proofErr w:type="spellStart"/>
      <w:r w:rsidR="00C553A3">
        <w:t>vacuum</w:t>
      </w:r>
      <w:proofErr w:type="spellEnd"/>
      <w:r w:rsidR="00C553A3">
        <w:t xml:space="preserve"> en una tabla.</w:t>
      </w:r>
    </w:p>
    <w:p w14:paraId="1B35B855" w14:textId="535304C3" w:rsidR="001A069A" w:rsidRPr="00C553A3" w:rsidRDefault="00AF16BB" w:rsidP="001A069A">
      <w:pPr>
        <w:jc w:val="both"/>
      </w:pPr>
      <w:proofErr w:type="spellStart"/>
      <w:r w:rsidRPr="00C553A3">
        <w:rPr>
          <w:b/>
          <w:bCs/>
        </w:rPr>
        <w:t>autovacuum_analyze_threshold</w:t>
      </w:r>
      <w:proofErr w:type="spellEnd"/>
      <w:r w:rsidRPr="00C553A3">
        <w:rPr>
          <w:b/>
          <w:bCs/>
        </w:rPr>
        <w:t xml:space="preserve"> =50 :</w:t>
      </w:r>
      <w:r w:rsidR="00C553A3" w:rsidRPr="00C553A3">
        <w:t xml:space="preserve"> </w:t>
      </w:r>
      <w:r w:rsidR="00C553A3" w:rsidRPr="00A466B8">
        <w:t xml:space="preserve">Especifica el </w:t>
      </w:r>
      <w:r w:rsidR="00C553A3">
        <w:t xml:space="preserve">mínimo </w:t>
      </w:r>
      <w:r w:rsidR="00C553A3" w:rsidRPr="00A466B8">
        <w:t>nú</w:t>
      </w:r>
      <w:r w:rsidR="00C553A3">
        <w:t xml:space="preserve">mero de tuplas </w:t>
      </w:r>
      <w:r w:rsidR="00C553A3">
        <w:t xml:space="preserve">insertadas, </w:t>
      </w:r>
      <w:r w:rsidR="00C553A3">
        <w:t xml:space="preserve">actualizadas o eliminadas necesarias para que se lance un demonio </w:t>
      </w:r>
      <w:proofErr w:type="spellStart"/>
      <w:r w:rsidR="0042329D">
        <w:t>analyze</w:t>
      </w:r>
      <w:proofErr w:type="spellEnd"/>
      <w:r w:rsidR="00C553A3">
        <w:t xml:space="preserve"> en una tabla.</w:t>
      </w:r>
    </w:p>
    <w:p w14:paraId="1CFD6BD2" w14:textId="77777777" w:rsidR="00C553A3" w:rsidRDefault="001A069A" w:rsidP="001A069A">
      <w:pPr>
        <w:jc w:val="both"/>
      </w:pPr>
      <w:proofErr w:type="spellStart"/>
      <w:r w:rsidRPr="00C553A3">
        <w:rPr>
          <w:b/>
          <w:bCs/>
        </w:rPr>
        <w:t>autovacuum</w:t>
      </w:r>
      <w:proofErr w:type="spellEnd"/>
      <w:r w:rsidRPr="00C553A3">
        <w:rPr>
          <w:b/>
          <w:bCs/>
        </w:rPr>
        <w:t xml:space="preserve">_ </w:t>
      </w:r>
      <w:proofErr w:type="spellStart"/>
      <w:r w:rsidRPr="00C553A3">
        <w:rPr>
          <w:b/>
          <w:bCs/>
        </w:rPr>
        <w:t>vacuum_scale_factor</w:t>
      </w:r>
      <w:proofErr w:type="spellEnd"/>
      <w:r w:rsidRPr="00C553A3">
        <w:rPr>
          <w:b/>
          <w:bCs/>
        </w:rPr>
        <w:t xml:space="preserve"> =0.2 :</w:t>
      </w:r>
      <w:r w:rsidR="00C553A3" w:rsidRPr="00C553A3">
        <w:t xml:space="preserve"> Especifica la</w:t>
      </w:r>
      <w:r w:rsidR="00C553A3">
        <w:t xml:space="preserve"> fracción del tamaño de la tabla para añadir a </w:t>
      </w:r>
      <w:proofErr w:type="spellStart"/>
      <w:r w:rsidR="00C553A3">
        <w:t>autovacuum_vacuum_threshold</w:t>
      </w:r>
      <w:proofErr w:type="spellEnd"/>
      <w:r w:rsidR="00C553A3">
        <w:t xml:space="preserve"> para decidir lanzar un demonio </w:t>
      </w:r>
      <w:proofErr w:type="spellStart"/>
      <w:r w:rsidR="00C553A3">
        <w:t>vacuum</w:t>
      </w:r>
      <w:proofErr w:type="spellEnd"/>
      <w:r w:rsidR="00C553A3">
        <w:t>.</w:t>
      </w:r>
    </w:p>
    <w:p w14:paraId="58E3EA61" w14:textId="03A43C16" w:rsidR="001A069A" w:rsidRPr="00C553A3" w:rsidRDefault="001A069A" w:rsidP="001A069A">
      <w:pPr>
        <w:jc w:val="both"/>
      </w:pPr>
      <w:proofErr w:type="spellStart"/>
      <w:r w:rsidRPr="00C553A3">
        <w:rPr>
          <w:b/>
          <w:bCs/>
        </w:rPr>
        <w:lastRenderedPageBreak/>
        <w:t>autovacuum</w:t>
      </w:r>
      <w:proofErr w:type="spellEnd"/>
      <w:r w:rsidRPr="00C553A3">
        <w:rPr>
          <w:b/>
          <w:bCs/>
        </w:rPr>
        <w:t xml:space="preserve">_ </w:t>
      </w:r>
      <w:proofErr w:type="spellStart"/>
      <w:r w:rsidRPr="00C553A3">
        <w:rPr>
          <w:b/>
          <w:bCs/>
        </w:rPr>
        <w:t>vacuum_insert_scale_factor</w:t>
      </w:r>
      <w:proofErr w:type="spellEnd"/>
      <w:r w:rsidRPr="00C553A3">
        <w:rPr>
          <w:b/>
          <w:bCs/>
        </w:rPr>
        <w:t xml:space="preserve"> =0.2 :</w:t>
      </w:r>
      <w:r w:rsidR="00C553A3" w:rsidRPr="00C553A3">
        <w:t xml:space="preserve"> </w:t>
      </w:r>
      <w:r w:rsidR="00C553A3" w:rsidRPr="00C553A3">
        <w:t>Especifica la</w:t>
      </w:r>
      <w:r w:rsidR="00C553A3">
        <w:t xml:space="preserve"> fracción del tamaño de la tabla para añadir a </w:t>
      </w:r>
      <w:proofErr w:type="spellStart"/>
      <w:r w:rsidR="00C553A3">
        <w:t>autovacuum_vacuum</w:t>
      </w:r>
      <w:r w:rsidR="00C553A3">
        <w:t>_insert</w:t>
      </w:r>
      <w:r w:rsidR="00C553A3">
        <w:t>_threshold</w:t>
      </w:r>
      <w:proofErr w:type="spellEnd"/>
      <w:r w:rsidR="00C553A3">
        <w:t xml:space="preserve"> para decidir lanzar un demonio </w:t>
      </w:r>
      <w:proofErr w:type="spellStart"/>
      <w:r w:rsidR="00C553A3">
        <w:t>vacuum</w:t>
      </w:r>
      <w:proofErr w:type="spellEnd"/>
      <w:r w:rsidR="00C553A3">
        <w:t>.</w:t>
      </w:r>
    </w:p>
    <w:p w14:paraId="06FC8E30" w14:textId="5CD40790" w:rsidR="001A069A" w:rsidRPr="00C553A3" w:rsidRDefault="001A069A" w:rsidP="001A069A">
      <w:pPr>
        <w:jc w:val="both"/>
      </w:pPr>
      <w:proofErr w:type="spellStart"/>
      <w:r w:rsidRPr="0042329D">
        <w:rPr>
          <w:b/>
          <w:bCs/>
        </w:rPr>
        <w:t>autovacuum</w:t>
      </w:r>
      <w:proofErr w:type="spellEnd"/>
      <w:r w:rsidRPr="0042329D">
        <w:rPr>
          <w:b/>
          <w:bCs/>
        </w:rPr>
        <w:t xml:space="preserve">_ </w:t>
      </w:r>
      <w:proofErr w:type="spellStart"/>
      <w:r w:rsidRPr="0042329D">
        <w:rPr>
          <w:b/>
          <w:bCs/>
        </w:rPr>
        <w:t>analyze_scale_factor</w:t>
      </w:r>
      <w:proofErr w:type="spellEnd"/>
      <w:r w:rsidRPr="0042329D">
        <w:rPr>
          <w:b/>
          <w:bCs/>
        </w:rPr>
        <w:t xml:space="preserve"> =0.1 :</w:t>
      </w:r>
      <w:r w:rsidR="00C553A3" w:rsidRPr="00C553A3">
        <w:t xml:space="preserve"> </w:t>
      </w:r>
      <w:r w:rsidR="00C553A3" w:rsidRPr="00C553A3">
        <w:t>Especifica la</w:t>
      </w:r>
      <w:r w:rsidR="00C553A3">
        <w:t xml:space="preserve"> fracción del tamaño de la tabla para añadir a </w:t>
      </w:r>
      <w:proofErr w:type="spellStart"/>
      <w:r w:rsidR="00C553A3">
        <w:t>autovacuum_</w:t>
      </w:r>
      <w:r w:rsidR="00C553A3">
        <w:t>analyze</w:t>
      </w:r>
      <w:r w:rsidR="00C553A3">
        <w:t>_threshold</w:t>
      </w:r>
      <w:proofErr w:type="spellEnd"/>
      <w:r w:rsidR="00C553A3">
        <w:t xml:space="preserve"> para decidir lanzar un demonio </w:t>
      </w:r>
      <w:proofErr w:type="spellStart"/>
      <w:r w:rsidR="0042329D">
        <w:t>analyze</w:t>
      </w:r>
      <w:proofErr w:type="spellEnd"/>
      <w:r w:rsidR="00C553A3">
        <w:t>.</w:t>
      </w:r>
    </w:p>
    <w:p w14:paraId="12F909B0" w14:textId="3BF936F1" w:rsidR="001A069A" w:rsidRPr="0042329D" w:rsidRDefault="001A069A" w:rsidP="001A069A">
      <w:pPr>
        <w:jc w:val="both"/>
      </w:pPr>
      <w:proofErr w:type="spellStart"/>
      <w:r w:rsidRPr="0042329D">
        <w:rPr>
          <w:b/>
          <w:bCs/>
        </w:rPr>
        <w:t>autovacuum</w:t>
      </w:r>
      <w:proofErr w:type="spellEnd"/>
      <w:r w:rsidRPr="0042329D">
        <w:rPr>
          <w:b/>
          <w:bCs/>
        </w:rPr>
        <w:t xml:space="preserve">_ </w:t>
      </w:r>
      <w:proofErr w:type="spellStart"/>
      <w:r w:rsidRPr="0042329D">
        <w:rPr>
          <w:b/>
          <w:bCs/>
        </w:rPr>
        <w:t>freeze_max_age</w:t>
      </w:r>
      <w:proofErr w:type="spellEnd"/>
      <w:r w:rsidRPr="0042329D">
        <w:rPr>
          <w:b/>
          <w:bCs/>
        </w:rPr>
        <w:t xml:space="preserve"> =200000000 :</w:t>
      </w:r>
      <w:r w:rsidR="0042329D" w:rsidRPr="0042329D">
        <w:t xml:space="preserve"> Determina la e</w:t>
      </w:r>
      <w:r w:rsidR="0042329D">
        <w:t xml:space="preserve">dad máxima (en transacciones) que un </w:t>
      </w:r>
      <w:proofErr w:type="spellStart"/>
      <w:r w:rsidR="0042329D">
        <w:t>pg_class.relfrozenxid</w:t>
      </w:r>
      <w:proofErr w:type="spellEnd"/>
      <w:r w:rsidR="0042329D">
        <w:t xml:space="preserve"> de una tabla puede alcanzar antes de que se </w:t>
      </w:r>
      <w:proofErr w:type="spellStart"/>
      <w:r w:rsidR="0042329D">
        <w:t>lanze</w:t>
      </w:r>
      <w:proofErr w:type="spellEnd"/>
      <w:r w:rsidR="0042329D">
        <w:t xml:space="preserve"> un </w:t>
      </w:r>
      <w:proofErr w:type="spellStart"/>
      <w:r w:rsidR="0042329D">
        <w:t>vacuum</w:t>
      </w:r>
      <w:proofErr w:type="spellEnd"/>
      <w:r w:rsidR="0042329D">
        <w:t>.</w:t>
      </w:r>
    </w:p>
    <w:p w14:paraId="76F56B84" w14:textId="0659D154" w:rsidR="001A069A" w:rsidRPr="0042329D" w:rsidRDefault="001A069A" w:rsidP="001A069A">
      <w:pPr>
        <w:jc w:val="both"/>
      </w:pPr>
      <w:proofErr w:type="spellStart"/>
      <w:r w:rsidRPr="0042329D">
        <w:rPr>
          <w:b/>
          <w:bCs/>
        </w:rPr>
        <w:t>autovacuum_multixact_freeze_max_age</w:t>
      </w:r>
      <w:proofErr w:type="spellEnd"/>
      <w:r w:rsidRPr="0042329D">
        <w:rPr>
          <w:b/>
          <w:bCs/>
        </w:rPr>
        <w:t xml:space="preserve"> =0.2 :</w:t>
      </w:r>
      <w:r w:rsidR="0042329D" w:rsidRPr="0042329D">
        <w:t xml:space="preserve"> </w:t>
      </w:r>
      <w:r w:rsidR="0042329D" w:rsidRPr="0042329D">
        <w:t>Determina la e</w:t>
      </w:r>
      <w:r w:rsidR="0042329D">
        <w:t xml:space="preserve">dad máxima (en </w:t>
      </w:r>
      <w:proofErr w:type="spellStart"/>
      <w:r w:rsidR="0042329D">
        <w:t>multixact</w:t>
      </w:r>
      <w:proofErr w:type="spellEnd"/>
      <w:r w:rsidR="0042329D">
        <w:t xml:space="preserve">) que un </w:t>
      </w:r>
      <w:proofErr w:type="spellStart"/>
      <w:r w:rsidR="0042329D">
        <w:t>pg_class.</w:t>
      </w:r>
      <w:r w:rsidR="0042329D">
        <w:t>relminmxid</w:t>
      </w:r>
      <w:proofErr w:type="spellEnd"/>
      <w:r w:rsidR="0042329D">
        <w:t xml:space="preserve"> de una tabla puede alcanzar antes de que se </w:t>
      </w:r>
      <w:proofErr w:type="spellStart"/>
      <w:r w:rsidR="0042329D">
        <w:t>lanze</w:t>
      </w:r>
      <w:proofErr w:type="spellEnd"/>
      <w:r w:rsidR="0042329D">
        <w:t xml:space="preserve"> un </w:t>
      </w:r>
      <w:proofErr w:type="spellStart"/>
      <w:r w:rsidR="0042329D">
        <w:t>vacuum</w:t>
      </w:r>
      <w:proofErr w:type="spellEnd"/>
      <w:r w:rsidR="0042329D">
        <w:t>.</w:t>
      </w:r>
      <w:r w:rsidR="0042329D">
        <w:t xml:space="preserve"> También permite eliminar archivos antiguos de los subdirectorios </w:t>
      </w:r>
      <w:proofErr w:type="spellStart"/>
      <w:r w:rsidR="0042329D">
        <w:t>pg_multixast</w:t>
      </w:r>
      <w:proofErr w:type="spellEnd"/>
      <w:r w:rsidR="0042329D">
        <w:t>/</w:t>
      </w:r>
      <w:proofErr w:type="spellStart"/>
      <w:r w:rsidR="0042329D">
        <w:t>members</w:t>
      </w:r>
      <w:proofErr w:type="spellEnd"/>
      <w:r w:rsidR="0042329D">
        <w:t xml:space="preserve"> y </w:t>
      </w:r>
      <w:proofErr w:type="spellStart"/>
      <w:r w:rsidR="0042329D">
        <w:t>pg_multixact</w:t>
      </w:r>
      <w:proofErr w:type="spellEnd"/>
      <w:r w:rsidR="0042329D">
        <w:t>/</w:t>
      </w:r>
      <w:proofErr w:type="spellStart"/>
      <w:r w:rsidR="0042329D">
        <w:t>offsets</w:t>
      </w:r>
      <w:proofErr w:type="spellEnd"/>
      <w:r w:rsidR="0042329D">
        <w:t>.</w:t>
      </w:r>
    </w:p>
    <w:p w14:paraId="3EBB8DA1" w14:textId="01EBDEE6" w:rsidR="001A069A" w:rsidRPr="0042329D" w:rsidRDefault="001A069A" w:rsidP="001A069A">
      <w:pPr>
        <w:jc w:val="both"/>
      </w:pPr>
      <w:proofErr w:type="spellStart"/>
      <w:r w:rsidRPr="002A1ADC">
        <w:rPr>
          <w:b/>
          <w:bCs/>
        </w:rPr>
        <w:t>autovacuum_vacuum_cost_delay</w:t>
      </w:r>
      <w:proofErr w:type="spellEnd"/>
      <w:r w:rsidRPr="002A1ADC">
        <w:rPr>
          <w:b/>
          <w:bCs/>
        </w:rPr>
        <w:t xml:space="preserve"> =2ms:</w:t>
      </w:r>
      <w:r w:rsidR="0042329D" w:rsidRPr="0042329D">
        <w:t xml:space="preserve"> Especifica el tiemp</w:t>
      </w:r>
      <w:r w:rsidR="0042329D">
        <w:t xml:space="preserve">o de espera </w:t>
      </w:r>
      <w:r w:rsidR="002A1ADC">
        <w:t xml:space="preserve">que se usará en operaciones </w:t>
      </w:r>
      <w:proofErr w:type="spellStart"/>
      <w:r w:rsidR="002A1ADC">
        <w:t>vacuum</w:t>
      </w:r>
      <w:proofErr w:type="spellEnd"/>
      <w:r w:rsidR="002A1ADC">
        <w:t xml:space="preserve"> automáticas. Si se delimita a -1 se usará el valor de </w:t>
      </w:r>
      <w:proofErr w:type="spellStart"/>
      <w:r w:rsidR="002A1ADC">
        <w:t>vacuum_cost_delay</w:t>
      </w:r>
      <w:proofErr w:type="spellEnd"/>
      <w:r w:rsidR="002A1ADC">
        <w:t xml:space="preserve">. </w:t>
      </w:r>
    </w:p>
    <w:p w14:paraId="7986CAE6" w14:textId="47DF77AA" w:rsidR="001A069A" w:rsidRPr="002A1ADC" w:rsidRDefault="001A069A" w:rsidP="001A069A">
      <w:pPr>
        <w:jc w:val="both"/>
      </w:pPr>
      <w:proofErr w:type="spellStart"/>
      <w:r w:rsidRPr="002A1ADC">
        <w:rPr>
          <w:b/>
          <w:bCs/>
        </w:rPr>
        <w:t>autovacuum_vacuum_cost_limit</w:t>
      </w:r>
      <w:proofErr w:type="spellEnd"/>
      <w:r w:rsidRPr="002A1ADC">
        <w:rPr>
          <w:b/>
          <w:bCs/>
        </w:rPr>
        <w:t>= -1:</w:t>
      </w:r>
      <w:r w:rsidR="002A1ADC" w:rsidRPr="002A1ADC">
        <w:t xml:space="preserve"> Determina el tiempo</w:t>
      </w:r>
      <w:r w:rsidR="002A1ADC">
        <w:t xml:space="preserve"> de espera límite usado en operaciones </w:t>
      </w:r>
      <w:proofErr w:type="spellStart"/>
      <w:r w:rsidR="002A1ADC">
        <w:t>vacuum</w:t>
      </w:r>
      <w:proofErr w:type="spellEnd"/>
      <w:r w:rsidR="002A1ADC">
        <w:t xml:space="preserve"> automáticas. Si se delimita a -1 se usará el valor de </w:t>
      </w:r>
      <w:proofErr w:type="spellStart"/>
      <w:r w:rsidR="002A1ADC">
        <w:t>vacuum_cost_limit</w:t>
      </w:r>
      <w:proofErr w:type="spellEnd"/>
      <w:r w:rsidR="002A1ADC">
        <w:t>.</w:t>
      </w:r>
    </w:p>
    <w:p w14:paraId="3BB7B23D" w14:textId="1ABA673D" w:rsidR="009324BF" w:rsidRDefault="009324BF" w:rsidP="009324BF">
      <w:pPr>
        <w:pStyle w:val="Ttulo1"/>
        <w:jc w:val="both"/>
      </w:pPr>
      <w:bookmarkStart w:id="12" w:name="_Toc88595892"/>
      <w:r>
        <w:t xml:space="preserve">11. </w:t>
      </w:r>
      <w:r w:rsidRPr="009324BF">
        <w:t>Crea una nueva BD llamada test.</w:t>
      </w:r>
      <w:r>
        <w:t xml:space="preserve"> </w:t>
      </w:r>
      <w:r w:rsidRPr="009324BF">
        <w:t>Indica los</w:t>
      </w:r>
      <w:r>
        <w:t xml:space="preserve"> </w:t>
      </w:r>
      <w:r w:rsidRPr="009324BF">
        <w:t>pasos que has seguido para su creación</w:t>
      </w:r>
      <w:r>
        <w:t>.</w:t>
      </w:r>
      <w:bookmarkEnd w:id="12"/>
    </w:p>
    <w:p w14:paraId="6DC86B90" w14:textId="19CA3308" w:rsidR="00F12D14" w:rsidRDefault="00F12D14" w:rsidP="00F12D14">
      <w:pPr>
        <w:jc w:val="both"/>
      </w:pPr>
      <w:r>
        <w:t xml:space="preserve">Para crear una nueva base de datos, bastaría con escribir el comando </w:t>
      </w:r>
      <w:proofErr w:type="spellStart"/>
      <w:r w:rsidRPr="00F12D14">
        <w:rPr>
          <w:b/>
          <w:bCs/>
        </w:rPr>
        <w:t>createbd</w:t>
      </w:r>
      <w:proofErr w:type="spellEnd"/>
      <w:r w:rsidRPr="00F12D14">
        <w:rPr>
          <w:b/>
          <w:bCs/>
        </w:rPr>
        <w:t xml:space="preserve"> test</w:t>
      </w:r>
      <w:r>
        <w:t xml:space="preserve"> (siendo test el nombre de la </w:t>
      </w:r>
      <w:proofErr w:type="spellStart"/>
      <w:r>
        <w:t>bd</w:t>
      </w:r>
      <w:proofErr w:type="spellEnd"/>
      <w:r>
        <w:t xml:space="preserve">) desde nuestro usuario </w:t>
      </w:r>
      <w:proofErr w:type="spellStart"/>
      <w:r w:rsidRPr="00F12D14">
        <w:rPr>
          <w:b/>
          <w:bCs/>
        </w:rPr>
        <w:t>postgres</w:t>
      </w:r>
      <w:proofErr w:type="spellEnd"/>
      <w:r>
        <w:t xml:space="preserve">. Para comprobar que se ha creado correctamente, podemos acceder a </w:t>
      </w:r>
      <w:proofErr w:type="spellStart"/>
      <w:r w:rsidRPr="00F12D14">
        <w:rPr>
          <w:b/>
          <w:bCs/>
        </w:rPr>
        <w:t>postgres</w:t>
      </w:r>
      <w:proofErr w:type="spellEnd"/>
      <w:r>
        <w:t xml:space="preserve"> con </w:t>
      </w:r>
      <w:proofErr w:type="spellStart"/>
      <w:r w:rsidRPr="00F12D14">
        <w:rPr>
          <w:b/>
          <w:bCs/>
        </w:rPr>
        <w:t>pgsql</w:t>
      </w:r>
      <w:proofErr w:type="spellEnd"/>
      <w:r>
        <w:t xml:space="preserve"> desde el directorio  </w:t>
      </w:r>
      <w:r w:rsidRPr="00F12D14">
        <w:rPr>
          <w:b/>
          <w:bCs/>
        </w:rPr>
        <w:t>/</w:t>
      </w:r>
      <w:proofErr w:type="spellStart"/>
      <w:r w:rsidRPr="00F12D14">
        <w:rPr>
          <w:b/>
          <w:bCs/>
        </w:rPr>
        <w:t>usr</w:t>
      </w:r>
      <w:proofErr w:type="spellEnd"/>
      <w:r w:rsidRPr="00F12D14">
        <w:rPr>
          <w:b/>
          <w:bCs/>
        </w:rPr>
        <w:t>/local/</w:t>
      </w:r>
      <w:proofErr w:type="spellStart"/>
      <w:r w:rsidRPr="00F12D14">
        <w:rPr>
          <w:b/>
          <w:bCs/>
        </w:rPr>
        <w:t>pgsql</w:t>
      </w:r>
      <w:proofErr w:type="spellEnd"/>
      <w:r>
        <w:t xml:space="preserve"> y escribir el comando </w:t>
      </w:r>
      <w:r w:rsidRPr="00F12D14">
        <w:rPr>
          <w:b/>
          <w:bCs/>
        </w:rPr>
        <w:t>\</w:t>
      </w:r>
      <w:proofErr w:type="spellStart"/>
      <w:r w:rsidRPr="00F12D14">
        <w:rPr>
          <w:b/>
          <w:bCs/>
        </w:rPr>
        <w:t>list</w:t>
      </w:r>
      <w:proofErr w:type="spellEnd"/>
      <w:r>
        <w:t xml:space="preserve">. </w:t>
      </w:r>
      <w:r w:rsidR="004F531A">
        <w:t xml:space="preserve">Podremos conectarnos a la base de datos test con el comando </w:t>
      </w:r>
      <w:r w:rsidR="004F531A" w:rsidRPr="00F12D14">
        <w:rPr>
          <w:b/>
          <w:bCs/>
        </w:rPr>
        <w:t>\</w:t>
      </w:r>
      <w:r w:rsidR="004F531A">
        <w:rPr>
          <w:b/>
          <w:bCs/>
        </w:rPr>
        <w:t>c test.</w:t>
      </w:r>
    </w:p>
    <w:p w14:paraId="02181101" w14:textId="7050FB5F" w:rsidR="00F12D14" w:rsidRDefault="00F12D14" w:rsidP="00F12D14">
      <w:pPr>
        <w:jc w:val="center"/>
      </w:pPr>
      <w:r w:rsidRPr="00F12D14">
        <w:drawing>
          <wp:inline distT="0" distB="0" distL="0" distR="0" wp14:anchorId="462ADB18" wp14:editId="7523FE42">
            <wp:extent cx="5563376" cy="24768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88BB" w14:textId="3612C5B5" w:rsidR="00F12D14" w:rsidRDefault="00F12D14" w:rsidP="00F12D14">
      <w:pPr>
        <w:jc w:val="both"/>
      </w:pPr>
      <w:r w:rsidRPr="00F12D14">
        <w:drawing>
          <wp:inline distT="0" distB="0" distL="0" distR="0" wp14:anchorId="5D74D876" wp14:editId="25BE0E0D">
            <wp:extent cx="5964555" cy="2032000"/>
            <wp:effectExtent l="0" t="0" r="0" b="6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31A" w:rsidRPr="004F531A">
        <w:drawing>
          <wp:inline distT="0" distB="0" distL="0" distR="0" wp14:anchorId="0937850D" wp14:editId="73F15B7C">
            <wp:extent cx="5964555" cy="6191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7534" w14:textId="77777777" w:rsidR="00F12D14" w:rsidRDefault="00F12D14" w:rsidP="00F12D14">
      <w:pPr>
        <w:jc w:val="both"/>
      </w:pPr>
    </w:p>
    <w:p w14:paraId="2EAA007C" w14:textId="77777777" w:rsidR="00051111" w:rsidRDefault="009324BF" w:rsidP="00051111">
      <w:pPr>
        <w:pStyle w:val="Ttulo1"/>
      </w:pPr>
      <w:bookmarkStart w:id="13" w:name="_Toc88595893"/>
      <w:r>
        <w:lastRenderedPageBreak/>
        <w:t>1</w:t>
      </w:r>
      <w:r>
        <w:t>2</w:t>
      </w:r>
      <w:r>
        <w:t>. Configura para que la BD creada en el  punto anterior sea accesible sólo desde</w:t>
      </w:r>
      <w:r>
        <w:t xml:space="preserve"> </w:t>
      </w:r>
      <w:r>
        <w:t>localhost</w:t>
      </w:r>
      <w:r>
        <w:t xml:space="preserve"> </w:t>
      </w:r>
      <w:r>
        <w:t>utilizando</w:t>
      </w:r>
      <w:r>
        <w:t xml:space="preserve"> </w:t>
      </w:r>
      <w:r>
        <w:t>las</w:t>
      </w:r>
      <w:r>
        <w:t xml:space="preserve"> </w:t>
      </w:r>
      <w:r>
        <w:t>credenciales del usuario que creamos en el punto 1. Describe la configuración utilizada y el archivo que has modificado.</w:t>
      </w:r>
      <w:bookmarkEnd w:id="13"/>
    </w:p>
    <w:p w14:paraId="45C49C03" w14:textId="77777777" w:rsidR="009F450B" w:rsidRDefault="00051111" w:rsidP="00051111">
      <w:pPr>
        <w:jc w:val="both"/>
      </w:pPr>
      <w:r>
        <w:t xml:space="preserve">El archivo para modificar es </w:t>
      </w:r>
      <w:proofErr w:type="spellStart"/>
      <w:r w:rsidRPr="00051111">
        <w:rPr>
          <w:b/>
          <w:bCs/>
        </w:rPr>
        <w:t>pg_hba.conf</w:t>
      </w:r>
      <w:proofErr w:type="spellEnd"/>
      <w:r>
        <w:t xml:space="preserve">, en </w:t>
      </w:r>
      <w:r w:rsidRPr="00051111">
        <w:rPr>
          <w:b/>
          <w:bCs/>
        </w:rPr>
        <w:t>/</w:t>
      </w:r>
      <w:proofErr w:type="spellStart"/>
      <w:r w:rsidRPr="00051111">
        <w:rPr>
          <w:b/>
          <w:bCs/>
        </w:rPr>
        <w:t>var</w:t>
      </w:r>
      <w:proofErr w:type="spellEnd"/>
      <w:r w:rsidRPr="00051111">
        <w:rPr>
          <w:b/>
          <w:bCs/>
        </w:rPr>
        <w:t>/</w:t>
      </w:r>
      <w:proofErr w:type="spellStart"/>
      <w:r w:rsidRPr="00051111">
        <w:rPr>
          <w:b/>
          <w:bCs/>
        </w:rPr>
        <w:t>pgsql</w:t>
      </w:r>
      <w:proofErr w:type="spellEnd"/>
      <w:r w:rsidRPr="00051111">
        <w:rPr>
          <w:b/>
          <w:bCs/>
        </w:rPr>
        <w:t>/data</w:t>
      </w:r>
      <w:r>
        <w:t xml:space="preserve">, donde se ha añadido una línea extra con tipo </w:t>
      </w:r>
      <w:r w:rsidRPr="00051111">
        <w:rPr>
          <w:b/>
          <w:bCs/>
        </w:rPr>
        <w:t>host</w:t>
      </w:r>
      <w:r>
        <w:t xml:space="preserve"> (para conexiones ipv4 locales) para la base de datos </w:t>
      </w:r>
      <w:r w:rsidRPr="009F450B">
        <w:rPr>
          <w:b/>
          <w:bCs/>
        </w:rPr>
        <w:t>test</w:t>
      </w:r>
      <w:r>
        <w:t xml:space="preserve">, donde sólo puede acceder el usuario </w:t>
      </w:r>
      <w:proofErr w:type="spellStart"/>
      <w:r w:rsidRPr="009F450B">
        <w:rPr>
          <w:b/>
          <w:bCs/>
        </w:rPr>
        <w:t>postgres</w:t>
      </w:r>
      <w:proofErr w:type="spellEnd"/>
      <w:r>
        <w:t xml:space="preserve"> desde la dirección de localhost (</w:t>
      </w:r>
      <w:r w:rsidRPr="009F450B">
        <w:rPr>
          <w:b/>
          <w:bCs/>
        </w:rPr>
        <w:t>127.0.0.1/32</w:t>
      </w:r>
      <w:r>
        <w:t xml:space="preserve">) </w:t>
      </w:r>
      <w:r w:rsidR="009F450B">
        <w:t xml:space="preserve">con el método de certificación de acceso </w:t>
      </w:r>
      <w:proofErr w:type="spellStart"/>
      <w:r w:rsidR="009F450B" w:rsidRPr="009F450B">
        <w:rPr>
          <w:b/>
          <w:bCs/>
        </w:rPr>
        <w:t>password</w:t>
      </w:r>
      <w:proofErr w:type="spellEnd"/>
      <w:r w:rsidR="009F450B">
        <w:t>.</w:t>
      </w:r>
    </w:p>
    <w:p w14:paraId="408E0401" w14:textId="57BBE37A" w:rsidR="00051111" w:rsidRDefault="009F450B" w:rsidP="00051111">
      <w:pPr>
        <w:jc w:val="both"/>
      </w:pPr>
      <w:r w:rsidRPr="009F450B">
        <w:drawing>
          <wp:inline distT="0" distB="0" distL="0" distR="0" wp14:anchorId="6D422084" wp14:editId="160A5CA0">
            <wp:extent cx="5964555" cy="5085715"/>
            <wp:effectExtent l="0" t="0" r="0" b="63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111" w:rsidRPr="00051111">
        <w:t xml:space="preserve"> </w:t>
      </w:r>
      <w:r w:rsidRPr="009F450B">
        <w:drawing>
          <wp:inline distT="0" distB="0" distL="0" distR="0" wp14:anchorId="1F6B496D" wp14:editId="73D3D1F8">
            <wp:extent cx="5964555" cy="430530"/>
            <wp:effectExtent l="0" t="0" r="0" b="76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99F4" w14:textId="77777777" w:rsidR="009F450B" w:rsidRPr="00051111" w:rsidRDefault="009F450B" w:rsidP="00051111">
      <w:pPr>
        <w:jc w:val="both"/>
      </w:pPr>
    </w:p>
    <w:p w14:paraId="056B794A" w14:textId="202B0F5B" w:rsidR="009324BF" w:rsidRDefault="009324BF" w:rsidP="00051111">
      <w:pPr>
        <w:pStyle w:val="Ttulo1"/>
      </w:pPr>
      <w:bookmarkStart w:id="14" w:name="_Toc88595894"/>
      <w:r>
        <w:lastRenderedPageBreak/>
        <w:t>1</w:t>
      </w:r>
      <w:r>
        <w:t>3</w:t>
      </w:r>
      <w:r>
        <w:t xml:space="preserve">. </w:t>
      </w:r>
      <w:r w:rsidRPr="009324BF">
        <w:t xml:space="preserve">¿Qué otros parámetros de configuración se pueden utilizar en el archivo </w:t>
      </w:r>
      <w:proofErr w:type="spellStart"/>
      <w:r w:rsidRPr="009324BF">
        <w:t>pg_hba.conf</w:t>
      </w:r>
      <w:proofErr w:type="spellEnd"/>
      <w:r w:rsidRPr="009324BF">
        <w:t>?</w:t>
      </w:r>
      <w:bookmarkEnd w:id="14"/>
    </w:p>
    <w:p w14:paraId="2EF8DE11" w14:textId="1EEBC8DE" w:rsidR="009F450B" w:rsidRDefault="009F450B" w:rsidP="009F450B">
      <w:r>
        <w:t>Los parámetros disponibles se dividen en las cinco categorías:</w:t>
      </w:r>
    </w:p>
    <w:p w14:paraId="17C4D2B5" w14:textId="059B6F60" w:rsidR="009F450B" w:rsidRDefault="009F450B" w:rsidP="009F450B">
      <w:pPr>
        <w:pStyle w:val="Prrafodelista"/>
        <w:numPr>
          <w:ilvl w:val="0"/>
          <w:numId w:val="11"/>
        </w:numPr>
      </w:pPr>
      <w:r w:rsidRPr="00114220">
        <w:rPr>
          <w:b/>
          <w:bCs/>
        </w:rPr>
        <w:t>TYPE</w:t>
      </w:r>
      <w:r w:rsidRPr="009F450B">
        <w:t>: El tipo de c</w:t>
      </w:r>
      <w:r>
        <w:t>onexión</w:t>
      </w:r>
      <w:r w:rsidR="00114220">
        <w:t>.</w:t>
      </w:r>
    </w:p>
    <w:p w14:paraId="7D92B1F6" w14:textId="617113BD" w:rsidR="009F450B" w:rsidRDefault="009F450B" w:rsidP="009F450B">
      <w:pPr>
        <w:pStyle w:val="Prrafodelista"/>
        <w:numPr>
          <w:ilvl w:val="1"/>
          <w:numId w:val="11"/>
        </w:numPr>
      </w:pPr>
      <w:r>
        <w:t>local</w:t>
      </w:r>
    </w:p>
    <w:p w14:paraId="27225388" w14:textId="42152886" w:rsidR="009F450B" w:rsidRDefault="009F450B" w:rsidP="009F450B">
      <w:pPr>
        <w:pStyle w:val="Prrafodelista"/>
        <w:numPr>
          <w:ilvl w:val="1"/>
          <w:numId w:val="11"/>
        </w:numPr>
      </w:pPr>
      <w:r>
        <w:t>host</w:t>
      </w:r>
    </w:p>
    <w:p w14:paraId="2E457100" w14:textId="2FDADD28" w:rsidR="009F450B" w:rsidRDefault="009F450B" w:rsidP="009F450B">
      <w:pPr>
        <w:pStyle w:val="Prrafodelista"/>
        <w:numPr>
          <w:ilvl w:val="1"/>
          <w:numId w:val="11"/>
        </w:numPr>
      </w:pPr>
      <w:proofErr w:type="spellStart"/>
      <w:r>
        <w:t>hostssl</w:t>
      </w:r>
      <w:proofErr w:type="spellEnd"/>
    </w:p>
    <w:p w14:paraId="62B00B9D" w14:textId="474EF355" w:rsidR="009F450B" w:rsidRDefault="009F450B" w:rsidP="009F450B">
      <w:pPr>
        <w:pStyle w:val="Prrafodelista"/>
        <w:numPr>
          <w:ilvl w:val="1"/>
          <w:numId w:val="11"/>
        </w:numPr>
      </w:pPr>
      <w:proofErr w:type="spellStart"/>
      <w:r>
        <w:t>hostnossl</w:t>
      </w:r>
      <w:proofErr w:type="spellEnd"/>
    </w:p>
    <w:p w14:paraId="73AD7677" w14:textId="77777777" w:rsidR="009F450B" w:rsidRDefault="009F450B" w:rsidP="009F450B">
      <w:pPr>
        <w:pStyle w:val="Prrafodelista"/>
      </w:pPr>
    </w:p>
    <w:p w14:paraId="19C74D7C" w14:textId="393D7417" w:rsidR="009F450B" w:rsidRDefault="009F450B" w:rsidP="009F450B">
      <w:pPr>
        <w:pStyle w:val="Prrafodelista"/>
        <w:numPr>
          <w:ilvl w:val="0"/>
          <w:numId w:val="11"/>
        </w:numPr>
      </w:pPr>
      <w:r w:rsidRPr="00114220">
        <w:rPr>
          <w:b/>
          <w:bCs/>
        </w:rPr>
        <w:t>DATABASE</w:t>
      </w:r>
      <w:r w:rsidR="00114220">
        <w:t>: El nombre de la base de datos.</w:t>
      </w:r>
    </w:p>
    <w:p w14:paraId="118971E9" w14:textId="58C9C511" w:rsidR="009F450B" w:rsidRDefault="009F450B" w:rsidP="009F450B">
      <w:pPr>
        <w:pStyle w:val="Prrafodelista"/>
        <w:numPr>
          <w:ilvl w:val="0"/>
          <w:numId w:val="11"/>
        </w:numPr>
      </w:pPr>
      <w:r w:rsidRPr="00114220">
        <w:rPr>
          <w:b/>
          <w:bCs/>
        </w:rPr>
        <w:t>USER</w:t>
      </w:r>
      <w:r w:rsidR="00114220">
        <w:t xml:space="preserve">: El nombre de usuario con acceso, </w:t>
      </w:r>
      <w:proofErr w:type="spellStart"/>
      <w:r w:rsidR="00114220">
        <w:t>all</w:t>
      </w:r>
      <w:proofErr w:type="spellEnd"/>
      <w:r w:rsidR="00114220">
        <w:t xml:space="preserve"> serían todos los usuarios. </w:t>
      </w:r>
    </w:p>
    <w:p w14:paraId="3A8AA74E" w14:textId="7330A800" w:rsidR="009F450B" w:rsidRDefault="009F450B" w:rsidP="009F450B">
      <w:pPr>
        <w:pStyle w:val="Prrafodelista"/>
        <w:numPr>
          <w:ilvl w:val="0"/>
          <w:numId w:val="11"/>
        </w:numPr>
      </w:pPr>
      <w:r w:rsidRPr="00114220">
        <w:rPr>
          <w:b/>
          <w:bCs/>
        </w:rPr>
        <w:t>ADDRES</w:t>
      </w:r>
      <w:r w:rsidR="00114220" w:rsidRPr="00114220">
        <w:rPr>
          <w:b/>
          <w:bCs/>
        </w:rPr>
        <w:t>S</w:t>
      </w:r>
      <w:r w:rsidR="00114220">
        <w:t xml:space="preserve">: La </w:t>
      </w:r>
      <w:proofErr w:type="spellStart"/>
      <w:r w:rsidR="00114220">
        <w:t>ip</w:t>
      </w:r>
      <w:proofErr w:type="spellEnd"/>
      <w:r w:rsidR="00114220">
        <w:t xml:space="preserve"> entrante al servidor, puede ser ipv4 e ipv6 (incluyendo localhost). </w:t>
      </w:r>
    </w:p>
    <w:p w14:paraId="01C57074" w14:textId="541F778E" w:rsidR="009F450B" w:rsidRDefault="009F450B" w:rsidP="009F450B">
      <w:pPr>
        <w:pStyle w:val="Prrafodelista"/>
        <w:numPr>
          <w:ilvl w:val="0"/>
          <w:numId w:val="11"/>
        </w:numPr>
      </w:pPr>
      <w:r w:rsidRPr="00114220">
        <w:rPr>
          <w:b/>
          <w:bCs/>
        </w:rPr>
        <w:t>METHOD</w:t>
      </w:r>
      <w:r w:rsidR="00114220">
        <w:t>: El tipo de método de acceso; el proceso de autentificación.</w:t>
      </w:r>
    </w:p>
    <w:p w14:paraId="563A621E" w14:textId="654CC1F2" w:rsidR="00114220" w:rsidRDefault="00114220" w:rsidP="00114220">
      <w:pPr>
        <w:pStyle w:val="Prrafodelista"/>
        <w:numPr>
          <w:ilvl w:val="1"/>
          <w:numId w:val="11"/>
        </w:numPr>
      </w:pPr>
      <w:r>
        <w:t>trust</w:t>
      </w:r>
    </w:p>
    <w:p w14:paraId="7E8B4A7B" w14:textId="7CCA24D8" w:rsidR="00114220" w:rsidRDefault="00114220" w:rsidP="00114220">
      <w:pPr>
        <w:pStyle w:val="Prrafodelista"/>
        <w:numPr>
          <w:ilvl w:val="1"/>
          <w:numId w:val="11"/>
        </w:numPr>
      </w:pPr>
      <w:proofErr w:type="spellStart"/>
      <w:r>
        <w:t>reject</w:t>
      </w:r>
      <w:proofErr w:type="spellEnd"/>
    </w:p>
    <w:p w14:paraId="478F1EE6" w14:textId="4BBD2CC3" w:rsidR="00114220" w:rsidRDefault="00114220" w:rsidP="00114220">
      <w:pPr>
        <w:pStyle w:val="Prrafodelista"/>
        <w:numPr>
          <w:ilvl w:val="1"/>
          <w:numId w:val="11"/>
        </w:numPr>
      </w:pPr>
      <w:r>
        <w:t>md5</w:t>
      </w:r>
    </w:p>
    <w:p w14:paraId="3549FA05" w14:textId="2F132462" w:rsidR="00114220" w:rsidRDefault="00114220" w:rsidP="00114220">
      <w:pPr>
        <w:pStyle w:val="Prrafodelista"/>
        <w:numPr>
          <w:ilvl w:val="1"/>
          <w:numId w:val="11"/>
        </w:numPr>
      </w:pPr>
      <w:proofErr w:type="spellStart"/>
      <w:r>
        <w:t>crypt</w:t>
      </w:r>
      <w:proofErr w:type="spellEnd"/>
    </w:p>
    <w:p w14:paraId="6509E980" w14:textId="7A04F847" w:rsidR="00114220" w:rsidRDefault="00114220" w:rsidP="00114220">
      <w:pPr>
        <w:pStyle w:val="Prrafodelista"/>
        <w:numPr>
          <w:ilvl w:val="1"/>
          <w:numId w:val="11"/>
        </w:numPr>
      </w:pPr>
      <w:proofErr w:type="spellStart"/>
      <w:r>
        <w:t>password</w:t>
      </w:r>
      <w:proofErr w:type="spellEnd"/>
    </w:p>
    <w:p w14:paraId="60C9D48B" w14:textId="7405CDE2" w:rsidR="00114220" w:rsidRDefault="00114220" w:rsidP="00114220">
      <w:pPr>
        <w:pStyle w:val="Prrafodelista"/>
        <w:numPr>
          <w:ilvl w:val="1"/>
          <w:numId w:val="11"/>
        </w:numPr>
      </w:pPr>
      <w:r>
        <w:t>krb5</w:t>
      </w:r>
    </w:p>
    <w:p w14:paraId="36AC3B13" w14:textId="432E0631" w:rsidR="00114220" w:rsidRDefault="00114220" w:rsidP="00114220">
      <w:pPr>
        <w:pStyle w:val="Prrafodelista"/>
        <w:numPr>
          <w:ilvl w:val="1"/>
          <w:numId w:val="11"/>
        </w:numPr>
      </w:pPr>
      <w:proofErr w:type="spellStart"/>
      <w:r>
        <w:t>ident</w:t>
      </w:r>
      <w:proofErr w:type="spellEnd"/>
    </w:p>
    <w:p w14:paraId="3DB639AC" w14:textId="221BA1BB" w:rsidR="00114220" w:rsidRDefault="00114220" w:rsidP="00114220">
      <w:pPr>
        <w:pStyle w:val="Prrafodelista"/>
        <w:numPr>
          <w:ilvl w:val="1"/>
          <w:numId w:val="11"/>
        </w:numPr>
      </w:pPr>
      <w:proofErr w:type="spellStart"/>
      <w:r>
        <w:t>pam</w:t>
      </w:r>
      <w:proofErr w:type="spellEnd"/>
    </w:p>
    <w:p w14:paraId="2471DF7B" w14:textId="51C981DC" w:rsidR="00114220" w:rsidRDefault="00114220" w:rsidP="00114220">
      <w:pPr>
        <w:pStyle w:val="Prrafodelista"/>
        <w:numPr>
          <w:ilvl w:val="1"/>
          <w:numId w:val="11"/>
        </w:numPr>
      </w:pPr>
      <w:proofErr w:type="spellStart"/>
      <w:r>
        <w:t>ldap</w:t>
      </w:r>
      <w:proofErr w:type="spellEnd"/>
    </w:p>
    <w:p w14:paraId="675E93B6" w14:textId="77777777" w:rsidR="00114220" w:rsidRPr="009F450B" w:rsidRDefault="00114220" w:rsidP="00114220">
      <w:pPr>
        <w:pStyle w:val="Prrafodelista"/>
      </w:pPr>
    </w:p>
    <w:p w14:paraId="0718B28D" w14:textId="61B7EC0C" w:rsidR="009324BF" w:rsidRDefault="009324BF" w:rsidP="009324BF">
      <w:pPr>
        <w:pStyle w:val="Ttulo1"/>
        <w:jc w:val="both"/>
      </w:pPr>
      <w:bookmarkStart w:id="15" w:name="_Toc88595895"/>
      <w:r>
        <w:t>1</w:t>
      </w:r>
      <w:r>
        <w:t>4</w:t>
      </w:r>
      <w:r>
        <w:t>.</w:t>
      </w:r>
      <w:r>
        <w:t xml:space="preserve"> </w:t>
      </w:r>
      <w:r w:rsidRPr="009324BF">
        <w:t>Describe las ventajas e</w:t>
      </w:r>
      <w:r>
        <w:t xml:space="preserve"> </w:t>
      </w:r>
      <w:r w:rsidRPr="009324BF">
        <w:t xml:space="preserve">inconvenientes principales entre </w:t>
      </w:r>
      <w:proofErr w:type="spellStart"/>
      <w:r w:rsidRPr="009324BF">
        <w:t>MariaDB</w:t>
      </w:r>
      <w:proofErr w:type="spellEnd"/>
      <w:r w:rsidRPr="009324BF">
        <w:t xml:space="preserve"> y PostgreSQL</w:t>
      </w:r>
      <w:r>
        <w:t>.</w:t>
      </w:r>
      <w:bookmarkEnd w:id="15"/>
    </w:p>
    <w:p w14:paraId="518B4804" w14:textId="2DC1EB3C" w:rsidR="00B9268F" w:rsidRDefault="00114220" w:rsidP="00AF16BB">
      <w:pPr>
        <w:jc w:val="both"/>
      </w:pPr>
      <w:proofErr w:type="spellStart"/>
      <w:r w:rsidRPr="00D30BEC">
        <w:rPr>
          <w:b/>
          <w:bCs/>
        </w:rPr>
        <w:t>MariaDB</w:t>
      </w:r>
      <w:proofErr w:type="spellEnd"/>
      <w:r w:rsidR="00B9268F">
        <w:t xml:space="preserve"> cuenta con varias ventajas claramente marcadas, su simplicidad a la hora de utilizarla e implementarla seguido del hecho de ser de código abierto son las más llamativas. Da soporte a la mayor parte de casos de uso para una base de datos, también, es multiplataforma y corre sin problemas en cualquier sistema operativo. </w:t>
      </w:r>
    </w:p>
    <w:p w14:paraId="1A348D27" w14:textId="628EF676" w:rsidR="00B9268F" w:rsidRDefault="00B9268F" w:rsidP="00AF16BB">
      <w:pPr>
        <w:jc w:val="both"/>
      </w:pPr>
      <w:r>
        <w:t xml:space="preserve">En cuanto a sus desventajas, tiene muchos problemas en cuanto a escalados horizontales se refiere dado su alto coste. Su sistema de </w:t>
      </w:r>
      <w:proofErr w:type="spellStart"/>
      <w:r w:rsidRPr="00D30BEC">
        <w:rPr>
          <w:i/>
          <w:iCs/>
        </w:rPr>
        <w:t>backups</w:t>
      </w:r>
      <w:proofErr w:type="spellEnd"/>
      <w:r>
        <w:t xml:space="preserve"> es flojo y suele dar problemas o no funcionar con grandes bases de datos. Además, no cuenta con </w:t>
      </w:r>
      <w:proofErr w:type="spellStart"/>
      <w:r w:rsidRPr="00D30BEC">
        <w:rPr>
          <w:i/>
          <w:iCs/>
        </w:rPr>
        <w:t>logfiles</w:t>
      </w:r>
      <w:proofErr w:type="spellEnd"/>
      <w:r>
        <w:t xml:space="preserve"> en sus procesos de inicio lo que lleva a hacer </w:t>
      </w:r>
      <w:proofErr w:type="spellStart"/>
      <w:r w:rsidRPr="00D30BEC">
        <w:rPr>
          <w:i/>
          <w:iCs/>
        </w:rPr>
        <w:t>debugging</w:t>
      </w:r>
      <w:proofErr w:type="spellEnd"/>
      <w:r>
        <w:t xml:space="preserve"> a mano si surge algún error.</w:t>
      </w:r>
    </w:p>
    <w:p w14:paraId="653B7262" w14:textId="02AD82FE" w:rsidR="00B9268F" w:rsidRDefault="00B9268F" w:rsidP="00AF16BB">
      <w:pPr>
        <w:jc w:val="both"/>
      </w:pPr>
    </w:p>
    <w:p w14:paraId="61FB3189" w14:textId="77777777" w:rsidR="00D30BEC" w:rsidRDefault="00B9268F" w:rsidP="00AF16BB">
      <w:pPr>
        <w:jc w:val="both"/>
      </w:pPr>
      <w:r>
        <w:t xml:space="preserve">Sobre </w:t>
      </w:r>
      <w:r w:rsidR="00D30BEC">
        <w:t xml:space="preserve">las ventajas de </w:t>
      </w:r>
      <w:r w:rsidRPr="00D30BEC">
        <w:rPr>
          <w:b/>
          <w:bCs/>
        </w:rPr>
        <w:t>PostgreSQL</w:t>
      </w:r>
      <w:r w:rsidR="00D30BEC">
        <w:t xml:space="preserve">, ofrece mucha estabilidad con una velocidad de respuesta y una gestión de recursos excelente (aún en entornos de bases de datos complejas) con un coste de la máquina bajo. Ofrece una enorme customización que se amolda a todas las necesidades que un consumidor pueda tener, así como una adaptabilidad excelente para entornos distribuidos. También tiene un excelente gestor de </w:t>
      </w:r>
      <w:proofErr w:type="spellStart"/>
      <w:r w:rsidR="00D30BEC" w:rsidRPr="00D30BEC">
        <w:rPr>
          <w:i/>
          <w:iCs/>
        </w:rPr>
        <w:t>backups</w:t>
      </w:r>
      <w:proofErr w:type="spellEnd"/>
      <w:r w:rsidR="00D30BEC">
        <w:t xml:space="preserve"> y una muy buena seguridad. </w:t>
      </w:r>
    </w:p>
    <w:p w14:paraId="28E96756" w14:textId="1D2E1DD2" w:rsidR="00D30BEC" w:rsidRPr="002A1ADC" w:rsidRDefault="00D30BEC" w:rsidP="00AF16BB">
      <w:pPr>
        <w:jc w:val="both"/>
      </w:pPr>
      <w:r>
        <w:t xml:space="preserve">Por otro lado, en cuanto a sus desventajas, es necesario destacar que su instalación es complicada y poco documentada, además, varía dependiendo del sistema operativo donde se instale. No hay documentación de las herramientas ni </w:t>
      </w:r>
      <w:proofErr w:type="spellStart"/>
      <w:r w:rsidRPr="00D30BEC">
        <w:rPr>
          <w:i/>
          <w:iCs/>
        </w:rPr>
        <w:t>plugins</w:t>
      </w:r>
      <w:proofErr w:type="spellEnd"/>
      <w:r>
        <w:t xml:space="preserve"> compatibles existente. Además, en cuanto a la administración en sí misma de PostgreSQL, puede llegar a ser muy compleja y poco detallada, sobre todo en los fallos de seguridad y estabilidad. </w:t>
      </w:r>
    </w:p>
    <w:sectPr w:rsidR="00D30BEC" w:rsidRPr="002A1ADC">
      <w:headerReference w:type="default" r:id="rId50"/>
      <w:footerReference w:type="default" r:id="rId51"/>
      <w:pgSz w:w="11900" w:h="16820"/>
      <w:pgMar w:top="688" w:right="1232" w:bottom="746" w:left="1275" w:header="0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852086" w14:textId="77777777" w:rsidR="00366E82" w:rsidRDefault="00366E82">
      <w:pPr>
        <w:spacing w:line="240" w:lineRule="auto"/>
      </w:pPr>
      <w:r>
        <w:separator/>
      </w:r>
    </w:p>
  </w:endnote>
  <w:endnote w:type="continuationSeparator" w:id="0">
    <w:p w14:paraId="3E2471EC" w14:textId="77777777" w:rsidR="00366E82" w:rsidRDefault="00366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">
    <w:altName w:val="Tahoma"/>
    <w:charset w:val="00"/>
    <w:family w:val="auto"/>
    <w:pitch w:val="default"/>
  </w:font>
  <w:font w:name="Franklin Gothic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1387020"/>
      <w:docPartObj>
        <w:docPartGallery w:val="Page Numbers (Bottom of Page)"/>
        <w:docPartUnique/>
      </w:docPartObj>
    </w:sdtPr>
    <w:sdtContent>
      <w:p w14:paraId="409A5AB1" w14:textId="2698A5DA" w:rsidR="001A069A" w:rsidRDefault="001A069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90D83D" w14:textId="77777777" w:rsidR="001A069A" w:rsidRDefault="001A069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538F8" w14:textId="77777777" w:rsidR="00366E82" w:rsidRDefault="00366E82">
      <w:pPr>
        <w:spacing w:line="240" w:lineRule="auto"/>
      </w:pPr>
      <w:r>
        <w:separator/>
      </w:r>
    </w:p>
  </w:footnote>
  <w:footnote w:type="continuationSeparator" w:id="0">
    <w:p w14:paraId="24B61C4A" w14:textId="77777777" w:rsidR="00366E82" w:rsidRDefault="00366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67007" w14:textId="77777777" w:rsidR="001A069A" w:rsidRDefault="001A069A"/>
  <w:p w14:paraId="3A6460A9" w14:textId="2F388112" w:rsidR="001A069A" w:rsidRDefault="00C663D0">
    <w:r>
      <w:t>Administración  de Sistemas</w:t>
    </w:r>
    <w:r w:rsidR="001A069A">
      <w:t xml:space="preserve"> - Marcos Somoza </w:t>
    </w:r>
    <w:r w:rsidR="001A069A">
      <w:tab/>
    </w:r>
    <w:r w:rsidR="001A069A">
      <w:tab/>
    </w:r>
    <w:r w:rsidR="001A069A">
      <w:tab/>
      <w:t xml:space="preserve">                               Práctica </w:t>
    </w:r>
    <w:r>
      <w:t>4</w:t>
    </w:r>
    <w:r w:rsidR="001A069A">
      <w:t xml:space="preserve"> </w:t>
    </w:r>
  </w:p>
  <w:p w14:paraId="37DCFC00" w14:textId="77777777" w:rsidR="001A069A" w:rsidRDefault="001A069A">
    <w:pPr>
      <w:spacing w:line="312" w:lineRule="auto"/>
      <w:jc w:val="both"/>
    </w:pPr>
    <w:r>
      <w:rPr>
        <w:rFonts w:ascii="Proxima Nova" w:eastAsia="Proxima Nova" w:hAnsi="Proxima Nova" w:cs="Proxima Nova"/>
        <w:noProof/>
        <w:color w:val="353744"/>
      </w:rPr>
      <w:drawing>
        <wp:inline distT="114300" distB="114300" distL="114300" distR="114300" wp14:anchorId="70126B03" wp14:editId="0DA041A9">
          <wp:extent cx="5943600" cy="190500"/>
          <wp:effectExtent l="0" t="0" r="0" b="0"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-75000" b="75000"/>
                  <a:stretch>
                    <a:fillRect/>
                  </a:stretch>
                </pic:blipFill>
                <pic:spPr>
                  <a:xfrm>
                    <a:off x="0" y="0"/>
                    <a:ext cx="59436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86446"/>
    <w:multiLevelType w:val="hybridMultilevel"/>
    <w:tmpl w:val="3DE8526C"/>
    <w:lvl w:ilvl="0" w:tplc="B0821F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F7894"/>
    <w:multiLevelType w:val="multilevel"/>
    <w:tmpl w:val="23026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FF57B7"/>
    <w:multiLevelType w:val="multilevel"/>
    <w:tmpl w:val="B34CF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1236FE"/>
    <w:multiLevelType w:val="hybridMultilevel"/>
    <w:tmpl w:val="EC3AF9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405994"/>
    <w:multiLevelType w:val="multilevel"/>
    <w:tmpl w:val="795ADF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4140075"/>
    <w:multiLevelType w:val="hybridMultilevel"/>
    <w:tmpl w:val="49E2B0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5E6543"/>
    <w:multiLevelType w:val="hybridMultilevel"/>
    <w:tmpl w:val="85C2E4C0"/>
    <w:lvl w:ilvl="0" w:tplc="2D7C6C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9385D"/>
    <w:multiLevelType w:val="multilevel"/>
    <w:tmpl w:val="E3CE1794"/>
    <w:lvl w:ilvl="0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70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8" w15:restartNumberingAfterBreak="0">
    <w:nsid w:val="5DD152E3"/>
    <w:multiLevelType w:val="hybridMultilevel"/>
    <w:tmpl w:val="36969D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A1C26"/>
    <w:multiLevelType w:val="multilevel"/>
    <w:tmpl w:val="E3CE1794"/>
    <w:lvl w:ilvl="0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70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10" w15:restartNumberingAfterBreak="0">
    <w:nsid w:val="7E100F03"/>
    <w:multiLevelType w:val="multilevel"/>
    <w:tmpl w:val="3D86A5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10"/>
  </w:num>
  <w:num w:numId="4">
    <w:abstractNumId w:val="1"/>
  </w:num>
  <w:num w:numId="5">
    <w:abstractNumId w:val="7"/>
  </w:num>
  <w:num w:numId="6">
    <w:abstractNumId w:val="0"/>
  </w:num>
  <w:num w:numId="7">
    <w:abstractNumId w:val="6"/>
  </w:num>
  <w:num w:numId="8">
    <w:abstractNumId w:val="9"/>
  </w:num>
  <w:num w:numId="9">
    <w:abstractNumId w:val="5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0DFA"/>
    <w:rsid w:val="000337C9"/>
    <w:rsid w:val="00040FC9"/>
    <w:rsid w:val="00051111"/>
    <w:rsid w:val="0006757A"/>
    <w:rsid w:val="000C0A6F"/>
    <w:rsid w:val="000D6FAD"/>
    <w:rsid w:val="000E2DE4"/>
    <w:rsid w:val="000E7395"/>
    <w:rsid w:val="00114220"/>
    <w:rsid w:val="001301E6"/>
    <w:rsid w:val="001939AD"/>
    <w:rsid w:val="001A069A"/>
    <w:rsid w:val="001C35F8"/>
    <w:rsid w:val="001D613D"/>
    <w:rsid w:val="001F01F3"/>
    <w:rsid w:val="001F6785"/>
    <w:rsid w:val="002004F2"/>
    <w:rsid w:val="00212752"/>
    <w:rsid w:val="002A1ADC"/>
    <w:rsid w:val="002A3BD0"/>
    <w:rsid w:val="002B254F"/>
    <w:rsid w:val="00301BAC"/>
    <w:rsid w:val="0034492E"/>
    <w:rsid w:val="00356A38"/>
    <w:rsid w:val="003632E5"/>
    <w:rsid w:val="00366E82"/>
    <w:rsid w:val="00367B9C"/>
    <w:rsid w:val="00381108"/>
    <w:rsid w:val="003C529B"/>
    <w:rsid w:val="003D6CC3"/>
    <w:rsid w:val="003F5EBA"/>
    <w:rsid w:val="0042329D"/>
    <w:rsid w:val="0044067C"/>
    <w:rsid w:val="004728FD"/>
    <w:rsid w:val="004F531A"/>
    <w:rsid w:val="0053762F"/>
    <w:rsid w:val="00564BE8"/>
    <w:rsid w:val="0058586B"/>
    <w:rsid w:val="00613576"/>
    <w:rsid w:val="00627C95"/>
    <w:rsid w:val="006B0596"/>
    <w:rsid w:val="006C4565"/>
    <w:rsid w:val="006D2FA2"/>
    <w:rsid w:val="006F5DCB"/>
    <w:rsid w:val="00701C1E"/>
    <w:rsid w:val="00744AB2"/>
    <w:rsid w:val="00791AA8"/>
    <w:rsid w:val="007A5D7F"/>
    <w:rsid w:val="007C73DA"/>
    <w:rsid w:val="007F1FE6"/>
    <w:rsid w:val="00801486"/>
    <w:rsid w:val="00835460"/>
    <w:rsid w:val="00847056"/>
    <w:rsid w:val="00853B8A"/>
    <w:rsid w:val="0085497A"/>
    <w:rsid w:val="00863B53"/>
    <w:rsid w:val="008777CA"/>
    <w:rsid w:val="008848BB"/>
    <w:rsid w:val="008A0D9F"/>
    <w:rsid w:val="008D25E5"/>
    <w:rsid w:val="008E65C2"/>
    <w:rsid w:val="008F2205"/>
    <w:rsid w:val="009324BF"/>
    <w:rsid w:val="00951C68"/>
    <w:rsid w:val="00952EAA"/>
    <w:rsid w:val="00983463"/>
    <w:rsid w:val="00984051"/>
    <w:rsid w:val="009938E1"/>
    <w:rsid w:val="009A5378"/>
    <w:rsid w:val="009C3FBD"/>
    <w:rsid w:val="009F1910"/>
    <w:rsid w:val="009F450B"/>
    <w:rsid w:val="00A054E4"/>
    <w:rsid w:val="00A07436"/>
    <w:rsid w:val="00A13620"/>
    <w:rsid w:val="00A4023F"/>
    <w:rsid w:val="00A466B8"/>
    <w:rsid w:val="00A51F36"/>
    <w:rsid w:val="00A92245"/>
    <w:rsid w:val="00A96DBD"/>
    <w:rsid w:val="00AD3344"/>
    <w:rsid w:val="00AD4A18"/>
    <w:rsid w:val="00AE6706"/>
    <w:rsid w:val="00AF16BB"/>
    <w:rsid w:val="00AF664E"/>
    <w:rsid w:val="00B20FDA"/>
    <w:rsid w:val="00B60167"/>
    <w:rsid w:val="00B60210"/>
    <w:rsid w:val="00B9268F"/>
    <w:rsid w:val="00BA7065"/>
    <w:rsid w:val="00C553A3"/>
    <w:rsid w:val="00C63FE6"/>
    <w:rsid w:val="00C663D0"/>
    <w:rsid w:val="00C7309B"/>
    <w:rsid w:val="00CE25FC"/>
    <w:rsid w:val="00CE621B"/>
    <w:rsid w:val="00CF6BD0"/>
    <w:rsid w:val="00D026DD"/>
    <w:rsid w:val="00D30BEC"/>
    <w:rsid w:val="00D55D5A"/>
    <w:rsid w:val="00D62B07"/>
    <w:rsid w:val="00D71A19"/>
    <w:rsid w:val="00DC4281"/>
    <w:rsid w:val="00DD5DD3"/>
    <w:rsid w:val="00E22EEC"/>
    <w:rsid w:val="00E23C33"/>
    <w:rsid w:val="00E344E4"/>
    <w:rsid w:val="00E40DFA"/>
    <w:rsid w:val="00E55796"/>
    <w:rsid w:val="00EE204D"/>
    <w:rsid w:val="00F0277E"/>
    <w:rsid w:val="00F12D14"/>
    <w:rsid w:val="00F2516C"/>
    <w:rsid w:val="00F70EF1"/>
    <w:rsid w:val="00F8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E94E8"/>
  <w15:docId w15:val="{6315D12F-CECB-4483-AE50-1165D9672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777CA"/>
    <w:pPr>
      <w:keepNext/>
      <w:keepLines/>
      <w:spacing w:before="480" w:after="120"/>
      <w:outlineLvl w:val="0"/>
    </w:pPr>
    <w:rPr>
      <w:b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96DB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6DBD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96DB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96DB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96DB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344E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728F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7F1FE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FE6"/>
  </w:style>
  <w:style w:type="paragraph" w:styleId="Piedepgina">
    <w:name w:val="footer"/>
    <w:basedOn w:val="Normal"/>
    <w:link w:val="PiedepginaCar"/>
    <w:uiPriority w:val="99"/>
    <w:unhideWhenUsed/>
    <w:rsid w:val="007F1FE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FE6"/>
  </w:style>
  <w:style w:type="character" w:styleId="Refdecomentario">
    <w:name w:val="annotation reference"/>
    <w:basedOn w:val="Fuentedeprrafopredeter"/>
    <w:uiPriority w:val="99"/>
    <w:semiHidden/>
    <w:unhideWhenUsed/>
    <w:rsid w:val="00356A3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56A3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56A3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56A3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56A38"/>
    <w:rPr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D62B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9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2866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36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352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72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2756</TotalTime>
  <Pages>1</Pages>
  <Words>2654</Words>
  <Characters>14599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somoza</dc:creator>
  <cp:lastModifiedBy>marcos somoza</cp:lastModifiedBy>
  <cp:revision>29</cp:revision>
  <cp:lastPrinted>2021-11-23T20:38:00Z</cp:lastPrinted>
  <dcterms:created xsi:type="dcterms:W3CDTF">2021-11-21T22:43:00Z</dcterms:created>
  <dcterms:modified xsi:type="dcterms:W3CDTF">2021-11-23T20:38:00Z</dcterms:modified>
</cp:coreProperties>
</file>