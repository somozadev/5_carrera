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79468" w14:textId="77777777" w:rsidR="00E40DFA" w:rsidRDefault="00E40DFA">
      <w:pPr>
        <w:widowControl w:val="0"/>
        <w:pBdr>
          <w:top w:val="nil"/>
          <w:left w:val="nil"/>
          <w:bottom w:val="nil"/>
          <w:right w:val="nil"/>
          <w:between w:val="nil"/>
        </w:pBdr>
        <w:spacing w:line="201" w:lineRule="auto"/>
        <w:ind w:right="649"/>
      </w:pPr>
      <w:bookmarkStart w:id="0" w:name="_Hlk73988163"/>
      <w:bookmarkEnd w:id="0"/>
    </w:p>
    <w:p w14:paraId="24152A42" w14:textId="77777777" w:rsidR="00E40DFA" w:rsidRDefault="00E40DFA">
      <w:pPr>
        <w:widowControl w:val="0"/>
        <w:pBdr>
          <w:top w:val="nil"/>
          <w:left w:val="nil"/>
          <w:bottom w:val="nil"/>
          <w:right w:val="nil"/>
          <w:between w:val="nil"/>
        </w:pBdr>
        <w:spacing w:line="201" w:lineRule="auto"/>
        <w:ind w:left="43" w:right="649" w:hanging="36"/>
        <w:rPr>
          <w:color w:val="FF0000"/>
        </w:rPr>
      </w:pPr>
    </w:p>
    <w:p w14:paraId="5B02DC99" w14:textId="77777777" w:rsidR="00E40DFA" w:rsidRDefault="00E40DFA">
      <w:pPr>
        <w:widowControl w:val="0"/>
        <w:pBdr>
          <w:top w:val="nil"/>
          <w:left w:val="nil"/>
          <w:bottom w:val="nil"/>
          <w:right w:val="nil"/>
          <w:between w:val="nil"/>
        </w:pBdr>
        <w:spacing w:line="201" w:lineRule="auto"/>
        <w:ind w:left="43" w:right="649" w:hanging="36"/>
      </w:pPr>
    </w:p>
    <w:p w14:paraId="17D5C362" w14:textId="77777777" w:rsidR="00E40DFA" w:rsidRDefault="009C3FBD">
      <w:pPr>
        <w:spacing w:line="312" w:lineRule="auto"/>
        <w:jc w:val="both"/>
        <w:rPr>
          <w:b/>
          <w:sz w:val="56"/>
          <w:szCs w:val="56"/>
        </w:rPr>
      </w:pPr>
      <w:r>
        <w:rPr>
          <w:rFonts w:ascii="Proxima Nova" w:eastAsia="Proxima Nova" w:hAnsi="Proxima Nova" w:cs="Proxima Nova"/>
          <w:noProof/>
          <w:color w:val="353744"/>
        </w:rPr>
        <w:drawing>
          <wp:inline distT="114300" distB="114300" distL="114300" distR="114300" wp14:anchorId="267265D9" wp14:editId="0DB9EC62">
            <wp:extent cx="5943600" cy="19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75000" b="75000"/>
                    <a:stretch>
                      <a:fillRect/>
                    </a:stretch>
                  </pic:blipFill>
                  <pic:spPr>
                    <a:xfrm>
                      <a:off x="0" y="0"/>
                      <a:ext cx="5943600" cy="190500"/>
                    </a:xfrm>
                    <a:prstGeom prst="rect">
                      <a:avLst/>
                    </a:prstGeom>
                    <a:ln/>
                  </pic:spPr>
                </pic:pic>
              </a:graphicData>
            </a:graphic>
          </wp:inline>
        </w:drawing>
      </w:r>
    </w:p>
    <w:p w14:paraId="7EB54C5B" w14:textId="77777777" w:rsidR="00E40DFA" w:rsidRDefault="009C3FBD">
      <w:pPr>
        <w:widowControl w:val="0"/>
        <w:pBdr>
          <w:top w:val="nil"/>
          <w:left w:val="nil"/>
          <w:bottom w:val="nil"/>
          <w:right w:val="nil"/>
          <w:between w:val="nil"/>
        </w:pBdr>
        <w:spacing w:line="201" w:lineRule="auto"/>
        <w:ind w:left="43" w:right="649" w:hanging="36"/>
        <w:jc w:val="center"/>
        <w:rPr>
          <w:b/>
          <w:sz w:val="52"/>
          <w:szCs w:val="52"/>
        </w:rPr>
      </w:pPr>
      <w:r>
        <w:rPr>
          <w:b/>
          <w:sz w:val="56"/>
          <w:szCs w:val="56"/>
        </w:rPr>
        <w:t xml:space="preserve">  </w:t>
      </w:r>
      <w:r>
        <w:rPr>
          <w:b/>
          <w:sz w:val="52"/>
          <w:szCs w:val="52"/>
        </w:rPr>
        <w:t xml:space="preserve"> </w:t>
      </w:r>
    </w:p>
    <w:p w14:paraId="0C3F4363" w14:textId="2B98C490" w:rsidR="00E40DFA" w:rsidRDefault="008777CA">
      <w:pPr>
        <w:widowControl w:val="0"/>
        <w:pBdr>
          <w:top w:val="nil"/>
          <w:left w:val="nil"/>
          <w:bottom w:val="nil"/>
          <w:right w:val="nil"/>
          <w:between w:val="nil"/>
        </w:pBdr>
        <w:spacing w:line="201" w:lineRule="auto"/>
        <w:ind w:left="43" w:right="649" w:hanging="36"/>
        <w:jc w:val="center"/>
        <w:rPr>
          <w:b/>
          <w:sz w:val="52"/>
          <w:szCs w:val="52"/>
        </w:rPr>
      </w:pPr>
      <w:r>
        <w:rPr>
          <w:b/>
          <w:sz w:val="52"/>
          <w:szCs w:val="52"/>
        </w:rPr>
        <w:t>Administración de Sistemas</w:t>
      </w:r>
    </w:p>
    <w:p w14:paraId="7208D80C" w14:textId="77777777" w:rsidR="00E40DFA" w:rsidRDefault="00E40DFA">
      <w:pPr>
        <w:widowControl w:val="0"/>
        <w:pBdr>
          <w:top w:val="nil"/>
          <w:left w:val="nil"/>
          <w:bottom w:val="nil"/>
          <w:right w:val="nil"/>
          <w:between w:val="nil"/>
        </w:pBdr>
        <w:spacing w:line="201" w:lineRule="auto"/>
        <w:ind w:right="649"/>
        <w:rPr>
          <w:sz w:val="56"/>
          <w:szCs w:val="56"/>
        </w:rPr>
      </w:pPr>
    </w:p>
    <w:p w14:paraId="135374A8" w14:textId="77777777" w:rsidR="00A96DBD" w:rsidRDefault="009C3FBD" w:rsidP="00A96DBD">
      <w:pPr>
        <w:widowControl w:val="0"/>
        <w:pBdr>
          <w:top w:val="nil"/>
          <w:left w:val="nil"/>
          <w:bottom w:val="nil"/>
          <w:right w:val="nil"/>
          <w:between w:val="nil"/>
        </w:pBdr>
        <w:spacing w:line="201" w:lineRule="auto"/>
        <w:ind w:left="43" w:right="649" w:hanging="36"/>
        <w:jc w:val="center"/>
        <w:rPr>
          <w:sz w:val="56"/>
          <w:szCs w:val="56"/>
        </w:rPr>
      </w:pPr>
      <w:r>
        <w:rPr>
          <w:noProof/>
          <w:sz w:val="56"/>
          <w:szCs w:val="56"/>
        </w:rPr>
        <w:drawing>
          <wp:inline distT="114300" distB="114300" distL="114300" distR="114300" wp14:anchorId="30AE2812" wp14:editId="2444046C">
            <wp:extent cx="3228975" cy="3199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5167" t="3907" r="25472" b="9046"/>
                    <a:stretch>
                      <a:fillRect/>
                    </a:stretch>
                  </pic:blipFill>
                  <pic:spPr>
                    <a:xfrm>
                      <a:off x="0" y="0"/>
                      <a:ext cx="3228975" cy="3199638"/>
                    </a:xfrm>
                    <a:prstGeom prst="rect">
                      <a:avLst/>
                    </a:prstGeom>
                    <a:ln/>
                  </pic:spPr>
                </pic:pic>
              </a:graphicData>
            </a:graphic>
          </wp:inline>
        </w:drawing>
      </w:r>
    </w:p>
    <w:p w14:paraId="6AABF3A6" w14:textId="77777777" w:rsidR="00A96DBD" w:rsidRDefault="00A96DBD" w:rsidP="00A96DBD">
      <w:pPr>
        <w:widowControl w:val="0"/>
        <w:pBdr>
          <w:top w:val="nil"/>
          <w:left w:val="nil"/>
          <w:bottom w:val="nil"/>
          <w:right w:val="nil"/>
          <w:between w:val="nil"/>
        </w:pBdr>
        <w:spacing w:line="201" w:lineRule="auto"/>
        <w:ind w:left="43" w:right="649" w:hanging="36"/>
        <w:jc w:val="center"/>
        <w:rPr>
          <w:sz w:val="56"/>
          <w:szCs w:val="56"/>
        </w:rPr>
      </w:pPr>
    </w:p>
    <w:p w14:paraId="57778ED6" w14:textId="628C822F" w:rsidR="00E40DFA" w:rsidRPr="00A96DBD" w:rsidRDefault="009C3FBD" w:rsidP="00A96DBD">
      <w:pPr>
        <w:widowControl w:val="0"/>
        <w:pBdr>
          <w:top w:val="nil"/>
          <w:left w:val="nil"/>
          <w:bottom w:val="nil"/>
          <w:right w:val="nil"/>
          <w:between w:val="nil"/>
        </w:pBdr>
        <w:spacing w:line="201" w:lineRule="auto"/>
        <w:ind w:left="43" w:right="649" w:hanging="36"/>
        <w:jc w:val="center"/>
        <w:rPr>
          <w:sz w:val="56"/>
          <w:szCs w:val="56"/>
        </w:rPr>
      </w:pPr>
      <w:r>
        <w:rPr>
          <w:b/>
          <w:sz w:val="40"/>
          <w:szCs w:val="40"/>
        </w:rPr>
        <w:t xml:space="preserve">Práctica </w:t>
      </w:r>
      <w:r w:rsidR="00381108">
        <w:rPr>
          <w:b/>
          <w:sz w:val="40"/>
          <w:szCs w:val="40"/>
        </w:rPr>
        <w:t>1</w:t>
      </w:r>
    </w:p>
    <w:p w14:paraId="20AF9C68" w14:textId="745D428B" w:rsidR="00E40DFA" w:rsidRDefault="00E40DFA">
      <w:pPr>
        <w:widowControl w:val="0"/>
        <w:pBdr>
          <w:top w:val="nil"/>
          <w:left w:val="nil"/>
          <w:bottom w:val="nil"/>
          <w:right w:val="nil"/>
          <w:between w:val="nil"/>
        </w:pBdr>
        <w:spacing w:before="366" w:line="240" w:lineRule="auto"/>
        <w:rPr>
          <w:sz w:val="31"/>
          <w:szCs w:val="31"/>
        </w:rPr>
      </w:pPr>
    </w:p>
    <w:p w14:paraId="38CEB838" w14:textId="6D7E2192" w:rsidR="00A96DBD" w:rsidRDefault="00A96DBD">
      <w:pPr>
        <w:widowControl w:val="0"/>
        <w:pBdr>
          <w:top w:val="nil"/>
          <w:left w:val="nil"/>
          <w:bottom w:val="nil"/>
          <w:right w:val="nil"/>
          <w:between w:val="nil"/>
        </w:pBdr>
        <w:spacing w:before="366" w:line="240" w:lineRule="auto"/>
        <w:rPr>
          <w:sz w:val="31"/>
          <w:szCs w:val="31"/>
        </w:rPr>
      </w:pPr>
    </w:p>
    <w:p w14:paraId="1ADAC717" w14:textId="56148A4E" w:rsidR="00A96DBD" w:rsidRDefault="00A96DBD">
      <w:pPr>
        <w:widowControl w:val="0"/>
        <w:pBdr>
          <w:top w:val="nil"/>
          <w:left w:val="nil"/>
          <w:bottom w:val="nil"/>
          <w:right w:val="nil"/>
          <w:between w:val="nil"/>
        </w:pBdr>
        <w:spacing w:before="366" w:line="240" w:lineRule="auto"/>
        <w:rPr>
          <w:sz w:val="31"/>
          <w:szCs w:val="31"/>
        </w:rPr>
      </w:pPr>
    </w:p>
    <w:p w14:paraId="6D0AC114" w14:textId="509E07F0" w:rsidR="00A96DBD" w:rsidRDefault="00A96DBD">
      <w:pPr>
        <w:widowControl w:val="0"/>
        <w:pBdr>
          <w:top w:val="nil"/>
          <w:left w:val="nil"/>
          <w:bottom w:val="nil"/>
          <w:right w:val="nil"/>
          <w:between w:val="nil"/>
        </w:pBdr>
        <w:spacing w:before="366" w:line="240" w:lineRule="auto"/>
        <w:rPr>
          <w:sz w:val="31"/>
          <w:szCs w:val="31"/>
        </w:rPr>
      </w:pPr>
    </w:p>
    <w:p w14:paraId="59A35CC6" w14:textId="6B2B08EB" w:rsidR="00A96DBD" w:rsidRDefault="00A96DBD">
      <w:pPr>
        <w:widowControl w:val="0"/>
        <w:pBdr>
          <w:top w:val="nil"/>
          <w:left w:val="nil"/>
          <w:bottom w:val="nil"/>
          <w:right w:val="nil"/>
          <w:between w:val="nil"/>
        </w:pBdr>
        <w:spacing w:before="366" w:line="240" w:lineRule="auto"/>
        <w:rPr>
          <w:sz w:val="31"/>
          <w:szCs w:val="31"/>
        </w:rPr>
      </w:pPr>
    </w:p>
    <w:p w14:paraId="77648B0C" w14:textId="77777777" w:rsidR="00A96DBD" w:rsidRDefault="00A96DBD">
      <w:pPr>
        <w:widowControl w:val="0"/>
        <w:pBdr>
          <w:top w:val="nil"/>
          <w:left w:val="nil"/>
          <w:bottom w:val="nil"/>
          <w:right w:val="nil"/>
          <w:between w:val="nil"/>
        </w:pBdr>
        <w:spacing w:before="366" w:line="240" w:lineRule="auto"/>
        <w:rPr>
          <w:sz w:val="31"/>
          <w:szCs w:val="31"/>
        </w:rPr>
      </w:pPr>
    </w:p>
    <w:p w14:paraId="5FEF60B8" w14:textId="70290A86" w:rsidR="00E40DFA" w:rsidRDefault="008777CA" w:rsidP="00381108">
      <w:pPr>
        <w:widowControl w:val="0"/>
        <w:shd w:val="clear" w:color="auto" w:fill="FFFFFF"/>
        <w:spacing w:before="240" w:after="240" w:line="240" w:lineRule="auto"/>
        <w:rPr>
          <w:sz w:val="31"/>
          <w:szCs w:val="31"/>
        </w:rPr>
      </w:pPr>
      <w:r>
        <w:rPr>
          <w:color w:val="191919"/>
          <w:sz w:val="32"/>
          <w:szCs w:val="32"/>
        </w:rPr>
        <w:t>20</w:t>
      </w:r>
      <w:r w:rsidR="009C3FBD">
        <w:rPr>
          <w:color w:val="191919"/>
          <w:sz w:val="32"/>
          <w:szCs w:val="32"/>
        </w:rPr>
        <w:t>/0</w:t>
      </w:r>
      <w:r>
        <w:rPr>
          <w:color w:val="191919"/>
          <w:sz w:val="32"/>
          <w:szCs w:val="32"/>
        </w:rPr>
        <w:t>9</w:t>
      </w:r>
      <w:r w:rsidR="009C3FBD">
        <w:rPr>
          <w:color w:val="191919"/>
          <w:sz w:val="32"/>
          <w:szCs w:val="32"/>
        </w:rPr>
        <w:t>/2021</w:t>
      </w:r>
    </w:p>
    <w:p w14:paraId="7D5E5419" w14:textId="0D0A3B24" w:rsidR="00E40DFA" w:rsidRDefault="009C3FBD">
      <w:pPr>
        <w:widowControl w:val="0"/>
        <w:pBdr>
          <w:top w:val="nil"/>
          <w:left w:val="nil"/>
          <w:bottom w:val="nil"/>
          <w:right w:val="nil"/>
          <w:between w:val="nil"/>
        </w:pBdr>
        <w:spacing w:before="366" w:line="240" w:lineRule="auto"/>
        <w:jc w:val="right"/>
        <w:rPr>
          <w:sz w:val="31"/>
          <w:szCs w:val="31"/>
        </w:rPr>
      </w:pPr>
      <w:r>
        <w:rPr>
          <w:sz w:val="31"/>
          <w:szCs w:val="31"/>
        </w:rPr>
        <w:t xml:space="preserve"> Marcos Eladio Somoza</w:t>
      </w:r>
      <w:r w:rsidR="00381108">
        <w:rPr>
          <w:sz w:val="31"/>
          <w:szCs w:val="31"/>
        </w:rPr>
        <w:t xml:space="preserve"> Corral</w:t>
      </w:r>
    </w:p>
    <w:p w14:paraId="5C8B9258" w14:textId="43EDC65E" w:rsidR="00381108" w:rsidRDefault="00381108">
      <w:pPr>
        <w:widowControl w:val="0"/>
        <w:pBdr>
          <w:top w:val="nil"/>
          <w:left w:val="nil"/>
          <w:bottom w:val="nil"/>
          <w:right w:val="nil"/>
          <w:between w:val="nil"/>
        </w:pBdr>
        <w:spacing w:before="366" w:line="240" w:lineRule="auto"/>
        <w:jc w:val="right"/>
        <w:rPr>
          <w:sz w:val="31"/>
          <w:szCs w:val="31"/>
        </w:rPr>
      </w:pPr>
      <w:r>
        <w:rPr>
          <w:sz w:val="31"/>
          <w:szCs w:val="31"/>
        </w:rPr>
        <w:t>21711787</w:t>
      </w:r>
    </w:p>
    <w:p w14:paraId="3EAAA92A" w14:textId="77777777" w:rsidR="00381108" w:rsidRDefault="00381108">
      <w:pPr>
        <w:widowControl w:val="0"/>
        <w:pBdr>
          <w:top w:val="nil"/>
          <w:left w:val="nil"/>
          <w:bottom w:val="nil"/>
          <w:right w:val="nil"/>
          <w:between w:val="nil"/>
        </w:pBdr>
        <w:spacing w:before="366" w:line="240" w:lineRule="auto"/>
        <w:jc w:val="right"/>
        <w:rPr>
          <w:color w:val="000000"/>
          <w:sz w:val="31"/>
          <w:szCs w:val="31"/>
        </w:rPr>
      </w:pPr>
    </w:p>
    <w:p w14:paraId="3F0505FE" w14:textId="77777777" w:rsidR="00E40DFA" w:rsidRDefault="00E40DFA">
      <w:pPr>
        <w:widowControl w:val="0"/>
        <w:pBdr>
          <w:top w:val="nil"/>
          <w:left w:val="nil"/>
          <w:bottom w:val="nil"/>
          <w:right w:val="nil"/>
          <w:between w:val="nil"/>
        </w:pBdr>
        <w:spacing w:line="240" w:lineRule="auto"/>
        <w:ind w:left="21"/>
        <w:rPr>
          <w:rFonts w:ascii="Franklin Gothic" w:eastAsia="Franklin Gothic" w:hAnsi="Franklin Gothic" w:cs="Franklin Gothic"/>
          <w:color w:val="2E308B"/>
          <w:sz w:val="19"/>
          <w:szCs w:val="19"/>
        </w:rPr>
      </w:pPr>
    </w:p>
    <w:p w14:paraId="51866E1D" w14:textId="77777777" w:rsidR="00E40DFA" w:rsidRDefault="00E40DFA">
      <w:pPr>
        <w:widowControl w:val="0"/>
        <w:pBdr>
          <w:top w:val="nil"/>
          <w:left w:val="nil"/>
          <w:bottom w:val="nil"/>
          <w:right w:val="nil"/>
          <w:between w:val="nil"/>
        </w:pBdr>
        <w:spacing w:line="240" w:lineRule="auto"/>
        <w:rPr>
          <w:rFonts w:ascii="Franklin Gothic" w:eastAsia="Franklin Gothic" w:hAnsi="Franklin Gothic" w:cs="Franklin Gothic"/>
          <w:color w:val="2E308B"/>
          <w:sz w:val="19"/>
          <w:szCs w:val="19"/>
        </w:rPr>
      </w:pPr>
    </w:p>
    <w:p w14:paraId="2D3B2D05" w14:textId="77777777" w:rsidR="00E40DFA" w:rsidRDefault="009C3FBD">
      <w:pPr>
        <w:widowControl w:val="0"/>
        <w:pBdr>
          <w:top w:val="nil"/>
          <w:left w:val="nil"/>
          <w:bottom w:val="nil"/>
          <w:right w:val="nil"/>
          <w:between w:val="nil"/>
        </w:pBdr>
        <w:spacing w:line="240" w:lineRule="auto"/>
        <w:rPr>
          <w:rFonts w:ascii="Franklin Gothic" w:eastAsia="Franklin Gothic" w:hAnsi="Franklin Gothic" w:cs="Franklin Gothic"/>
          <w:b/>
          <w:sz w:val="28"/>
          <w:szCs w:val="28"/>
        </w:rPr>
      </w:pPr>
      <w:r>
        <w:rPr>
          <w:rFonts w:ascii="Franklin Gothic" w:eastAsia="Franklin Gothic" w:hAnsi="Franklin Gothic" w:cs="Franklin Gothic"/>
          <w:b/>
          <w:sz w:val="28"/>
          <w:szCs w:val="28"/>
        </w:rPr>
        <w:t xml:space="preserve">ÍNDICE </w:t>
      </w:r>
    </w:p>
    <w:p w14:paraId="523AF487" w14:textId="77777777" w:rsidR="00E40DFA" w:rsidRDefault="00E40DFA">
      <w:pPr>
        <w:widowControl w:val="0"/>
        <w:pBdr>
          <w:top w:val="nil"/>
          <w:left w:val="nil"/>
          <w:bottom w:val="nil"/>
          <w:right w:val="nil"/>
          <w:between w:val="nil"/>
        </w:pBdr>
        <w:spacing w:line="240" w:lineRule="auto"/>
        <w:rPr>
          <w:rFonts w:ascii="Franklin Gothic" w:eastAsia="Franklin Gothic" w:hAnsi="Franklin Gothic" w:cs="Franklin Gothic"/>
          <w:b/>
          <w:sz w:val="28"/>
          <w:szCs w:val="28"/>
        </w:rPr>
      </w:pPr>
    </w:p>
    <w:sdt>
      <w:sdtPr>
        <w:id w:val="-1014679712"/>
        <w:docPartObj>
          <w:docPartGallery w:val="Table of Contents"/>
          <w:docPartUnique/>
        </w:docPartObj>
      </w:sdtPr>
      <w:sdtContent>
        <w:p w14:paraId="5BBE8D82" w14:textId="6A40C08E" w:rsidR="008F2205" w:rsidRDefault="009C3FBD">
          <w:pPr>
            <w:pStyle w:val="TDC1"/>
            <w:tabs>
              <w:tab w:val="right" w:pos="9383"/>
            </w:tabs>
            <w:rPr>
              <w:rFonts w:asciiTheme="minorHAnsi" w:eastAsiaTheme="minorEastAsia" w:hAnsiTheme="minorHAnsi" w:cstheme="minorBidi"/>
              <w:noProof/>
            </w:rPr>
          </w:pPr>
          <w:r>
            <w:fldChar w:fldCharType="begin"/>
          </w:r>
          <w:r>
            <w:instrText xml:space="preserve"> TOC \h \u \z </w:instrText>
          </w:r>
          <w:r>
            <w:fldChar w:fldCharType="separate"/>
          </w:r>
          <w:hyperlink w:anchor="_Toc83087950" w:history="1">
            <w:r w:rsidR="008F2205" w:rsidRPr="00C7724B">
              <w:rPr>
                <w:rStyle w:val="Hipervnculo"/>
                <w:noProof/>
              </w:rPr>
              <w:t>1. ¿Qué significan las siglas LTS de la versión utilizada?</w:t>
            </w:r>
            <w:r w:rsidR="008F2205">
              <w:rPr>
                <w:noProof/>
                <w:webHidden/>
              </w:rPr>
              <w:tab/>
            </w:r>
            <w:r w:rsidR="008F2205">
              <w:rPr>
                <w:noProof/>
                <w:webHidden/>
              </w:rPr>
              <w:fldChar w:fldCharType="begin"/>
            </w:r>
            <w:r w:rsidR="008F2205">
              <w:rPr>
                <w:noProof/>
                <w:webHidden/>
              </w:rPr>
              <w:instrText xml:space="preserve"> PAGEREF _Toc83087950 \h </w:instrText>
            </w:r>
            <w:r w:rsidR="008F2205">
              <w:rPr>
                <w:noProof/>
                <w:webHidden/>
              </w:rPr>
            </w:r>
            <w:r w:rsidR="008F2205">
              <w:rPr>
                <w:noProof/>
                <w:webHidden/>
              </w:rPr>
              <w:fldChar w:fldCharType="separate"/>
            </w:r>
            <w:r w:rsidR="00A054E4">
              <w:rPr>
                <w:noProof/>
                <w:webHidden/>
              </w:rPr>
              <w:t>5</w:t>
            </w:r>
            <w:r w:rsidR="008F2205">
              <w:rPr>
                <w:noProof/>
                <w:webHidden/>
              </w:rPr>
              <w:fldChar w:fldCharType="end"/>
            </w:r>
          </w:hyperlink>
        </w:p>
        <w:p w14:paraId="3847A392" w14:textId="4AE0F767" w:rsidR="008F2205" w:rsidRDefault="008F2205">
          <w:pPr>
            <w:pStyle w:val="TDC1"/>
            <w:tabs>
              <w:tab w:val="right" w:pos="9383"/>
            </w:tabs>
            <w:rPr>
              <w:rFonts w:asciiTheme="minorHAnsi" w:eastAsiaTheme="minorEastAsia" w:hAnsiTheme="minorHAnsi" w:cstheme="minorBidi"/>
              <w:noProof/>
            </w:rPr>
          </w:pPr>
          <w:hyperlink w:anchor="_Toc83087951" w:history="1">
            <w:r w:rsidRPr="00C7724B">
              <w:rPr>
                <w:rStyle w:val="Hipervnculo"/>
                <w:noProof/>
              </w:rPr>
              <w:t>2. Dentro de tu carpeta de usuario crea una nueva carpeta con el nombre Practicas. ¿qué comando has utilizado?</w:t>
            </w:r>
            <w:r>
              <w:rPr>
                <w:noProof/>
                <w:webHidden/>
              </w:rPr>
              <w:tab/>
            </w:r>
            <w:r>
              <w:rPr>
                <w:noProof/>
                <w:webHidden/>
              </w:rPr>
              <w:fldChar w:fldCharType="begin"/>
            </w:r>
            <w:r>
              <w:rPr>
                <w:noProof/>
                <w:webHidden/>
              </w:rPr>
              <w:instrText xml:space="preserve"> PAGEREF _Toc83087951 \h </w:instrText>
            </w:r>
            <w:r>
              <w:rPr>
                <w:noProof/>
                <w:webHidden/>
              </w:rPr>
            </w:r>
            <w:r>
              <w:rPr>
                <w:noProof/>
                <w:webHidden/>
              </w:rPr>
              <w:fldChar w:fldCharType="separate"/>
            </w:r>
            <w:r w:rsidR="00A054E4">
              <w:rPr>
                <w:noProof/>
                <w:webHidden/>
              </w:rPr>
              <w:t>5</w:t>
            </w:r>
            <w:r>
              <w:rPr>
                <w:noProof/>
                <w:webHidden/>
              </w:rPr>
              <w:fldChar w:fldCharType="end"/>
            </w:r>
          </w:hyperlink>
        </w:p>
        <w:p w14:paraId="2F5AEEBC" w14:textId="524F9CB7" w:rsidR="008F2205" w:rsidRDefault="008F2205">
          <w:pPr>
            <w:pStyle w:val="TDC1"/>
            <w:tabs>
              <w:tab w:val="right" w:pos="9383"/>
            </w:tabs>
            <w:rPr>
              <w:rFonts w:asciiTheme="minorHAnsi" w:eastAsiaTheme="minorEastAsia" w:hAnsiTheme="minorHAnsi" w:cstheme="minorBidi"/>
              <w:noProof/>
            </w:rPr>
          </w:pPr>
          <w:hyperlink w:anchor="_Toc83087952" w:history="1">
            <w:r w:rsidRPr="00C7724B">
              <w:rPr>
                <w:rStyle w:val="Hipervnculo"/>
                <w:noProof/>
              </w:rPr>
              <w:t>3. ¿Cuál es la ubicación de tu carpeta de usuario? Adjunta captura de pantalla del comando lanzado por terminal.</w:t>
            </w:r>
            <w:r>
              <w:rPr>
                <w:noProof/>
                <w:webHidden/>
              </w:rPr>
              <w:tab/>
            </w:r>
            <w:r>
              <w:rPr>
                <w:noProof/>
                <w:webHidden/>
              </w:rPr>
              <w:fldChar w:fldCharType="begin"/>
            </w:r>
            <w:r>
              <w:rPr>
                <w:noProof/>
                <w:webHidden/>
              </w:rPr>
              <w:instrText xml:space="preserve"> PAGEREF _Toc83087952 \h </w:instrText>
            </w:r>
            <w:r>
              <w:rPr>
                <w:noProof/>
                <w:webHidden/>
              </w:rPr>
            </w:r>
            <w:r>
              <w:rPr>
                <w:noProof/>
                <w:webHidden/>
              </w:rPr>
              <w:fldChar w:fldCharType="separate"/>
            </w:r>
            <w:r w:rsidR="00A054E4">
              <w:rPr>
                <w:noProof/>
                <w:webHidden/>
              </w:rPr>
              <w:t>5</w:t>
            </w:r>
            <w:r>
              <w:rPr>
                <w:noProof/>
                <w:webHidden/>
              </w:rPr>
              <w:fldChar w:fldCharType="end"/>
            </w:r>
          </w:hyperlink>
        </w:p>
        <w:p w14:paraId="4E855BD7" w14:textId="3F36352B" w:rsidR="008F2205" w:rsidRDefault="008F2205">
          <w:pPr>
            <w:pStyle w:val="TDC1"/>
            <w:tabs>
              <w:tab w:val="right" w:pos="9383"/>
            </w:tabs>
            <w:rPr>
              <w:rFonts w:asciiTheme="minorHAnsi" w:eastAsiaTheme="minorEastAsia" w:hAnsiTheme="minorHAnsi" w:cstheme="minorBidi"/>
              <w:noProof/>
            </w:rPr>
          </w:pPr>
          <w:hyperlink w:anchor="_Toc83087953" w:history="1">
            <w:r w:rsidRPr="00C7724B">
              <w:rPr>
                <w:rStyle w:val="Hipervnculo"/>
                <w:noProof/>
              </w:rPr>
              <w:t xml:space="preserve">4. Adjunta una captura de pantalla donde aparezca el listado de carpetas y archivos de la ruta </w:t>
            </w:r>
            <w:r w:rsidRPr="00C7724B">
              <w:rPr>
                <w:rStyle w:val="Hipervnculo"/>
                <w:i/>
                <w:iCs/>
                <w:noProof/>
              </w:rPr>
              <w:t>/usr/local</w:t>
            </w:r>
            <w:r>
              <w:rPr>
                <w:noProof/>
                <w:webHidden/>
              </w:rPr>
              <w:tab/>
            </w:r>
            <w:r>
              <w:rPr>
                <w:noProof/>
                <w:webHidden/>
              </w:rPr>
              <w:fldChar w:fldCharType="begin"/>
            </w:r>
            <w:r>
              <w:rPr>
                <w:noProof/>
                <w:webHidden/>
              </w:rPr>
              <w:instrText xml:space="preserve"> PAGEREF _Toc83087953 \h </w:instrText>
            </w:r>
            <w:r>
              <w:rPr>
                <w:noProof/>
                <w:webHidden/>
              </w:rPr>
            </w:r>
            <w:r>
              <w:rPr>
                <w:noProof/>
                <w:webHidden/>
              </w:rPr>
              <w:fldChar w:fldCharType="separate"/>
            </w:r>
            <w:r w:rsidR="00A054E4">
              <w:rPr>
                <w:noProof/>
                <w:webHidden/>
              </w:rPr>
              <w:t>6</w:t>
            </w:r>
            <w:r>
              <w:rPr>
                <w:noProof/>
                <w:webHidden/>
              </w:rPr>
              <w:fldChar w:fldCharType="end"/>
            </w:r>
          </w:hyperlink>
        </w:p>
        <w:p w14:paraId="6D213420" w14:textId="7CCE80BF" w:rsidR="008F2205" w:rsidRDefault="008F2205">
          <w:pPr>
            <w:pStyle w:val="TDC1"/>
            <w:tabs>
              <w:tab w:val="right" w:pos="9383"/>
            </w:tabs>
            <w:rPr>
              <w:rFonts w:asciiTheme="minorHAnsi" w:eastAsiaTheme="minorEastAsia" w:hAnsiTheme="minorHAnsi" w:cstheme="minorBidi"/>
              <w:noProof/>
            </w:rPr>
          </w:pPr>
          <w:hyperlink w:anchor="_Toc83087954" w:history="1">
            <w:r w:rsidRPr="00C7724B">
              <w:rPr>
                <w:rStyle w:val="Hipervnculo"/>
                <w:noProof/>
              </w:rPr>
              <w:t>5. Describe las principales carpetas utilizadas en la gestión de Linux</w:t>
            </w:r>
            <w:r>
              <w:rPr>
                <w:noProof/>
                <w:webHidden/>
              </w:rPr>
              <w:tab/>
            </w:r>
            <w:r>
              <w:rPr>
                <w:noProof/>
                <w:webHidden/>
              </w:rPr>
              <w:fldChar w:fldCharType="begin"/>
            </w:r>
            <w:r>
              <w:rPr>
                <w:noProof/>
                <w:webHidden/>
              </w:rPr>
              <w:instrText xml:space="preserve"> PAGEREF _Toc83087954 \h </w:instrText>
            </w:r>
            <w:r>
              <w:rPr>
                <w:noProof/>
                <w:webHidden/>
              </w:rPr>
            </w:r>
            <w:r>
              <w:rPr>
                <w:noProof/>
                <w:webHidden/>
              </w:rPr>
              <w:fldChar w:fldCharType="separate"/>
            </w:r>
            <w:r w:rsidR="00A054E4">
              <w:rPr>
                <w:noProof/>
                <w:webHidden/>
              </w:rPr>
              <w:t>6</w:t>
            </w:r>
            <w:r>
              <w:rPr>
                <w:noProof/>
                <w:webHidden/>
              </w:rPr>
              <w:fldChar w:fldCharType="end"/>
            </w:r>
          </w:hyperlink>
        </w:p>
        <w:p w14:paraId="2DD9947B" w14:textId="19E07135" w:rsidR="008F2205" w:rsidRDefault="008F2205">
          <w:pPr>
            <w:pStyle w:val="TDC1"/>
            <w:tabs>
              <w:tab w:val="right" w:pos="9383"/>
            </w:tabs>
            <w:rPr>
              <w:rFonts w:asciiTheme="minorHAnsi" w:eastAsiaTheme="minorEastAsia" w:hAnsiTheme="minorHAnsi" w:cstheme="minorBidi"/>
              <w:noProof/>
            </w:rPr>
          </w:pPr>
          <w:hyperlink w:anchor="_Toc83087955" w:history="1">
            <w:r w:rsidRPr="00C7724B">
              <w:rPr>
                <w:rStyle w:val="Hipervnculo"/>
                <w:noProof/>
              </w:rPr>
              <w:t>6 ¿Cuál es la dirección IP asignada a tu máquina virtual? ¿Qué comando has utilizado?</w:t>
            </w:r>
            <w:r>
              <w:rPr>
                <w:noProof/>
                <w:webHidden/>
              </w:rPr>
              <w:tab/>
            </w:r>
            <w:r>
              <w:rPr>
                <w:noProof/>
                <w:webHidden/>
              </w:rPr>
              <w:fldChar w:fldCharType="begin"/>
            </w:r>
            <w:r>
              <w:rPr>
                <w:noProof/>
                <w:webHidden/>
              </w:rPr>
              <w:instrText xml:space="preserve"> PAGEREF _Toc83087955 \h </w:instrText>
            </w:r>
            <w:r>
              <w:rPr>
                <w:noProof/>
                <w:webHidden/>
              </w:rPr>
            </w:r>
            <w:r>
              <w:rPr>
                <w:noProof/>
                <w:webHidden/>
              </w:rPr>
              <w:fldChar w:fldCharType="separate"/>
            </w:r>
            <w:r w:rsidR="00A054E4">
              <w:rPr>
                <w:noProof/>
                <w:webHidden/>
              </w:rPr>
              <w:t>7</w:t>
            </w:r>
            <w:r>
              <w:rPr>
                <w:noProof/>
                <w:webHidden/>
              </w:rPr>
              <w:fldChar w:fldCharType="end"/>
            </w:r>
          </w:hyperlink>
        </w:p>
        <w:p w14:paraId="0F21F90B" w14:textId="589FE255" w:rsidR="008F2205" w:rsidRDefault="008F2205">
          <w:pPr>
            <w:pStyle w:val="TDC1"/>
            <w:tabs>
              <w:tab w:val="right" w:pos="9383"/>
            </w:tabs>
            <w:rPr>
              <w:rFonts w:asciiTheme="minorHAnsi" w:eastAsiaTheme="minorEastAsia" w:hAnsiTheme="minorHAnsi" w:cstheme="minorBidi"/>
              <w:noProof/>
            </w:rPr>
          </w:pPr>
          <w:hyperlink w:anchor="_Toc83087956" w:history="1">
            <w:r w:rsidRPr="00C7724B">
              <w:rPr>
                <w:rStyle w:val="Hipervnculo"/>
                <w:noProof/>
              </w:rPr>
              <w:t>7. Descarga el software PuTTY en tu S.O. Windows y accede remotamente a la máquina virtual Linux que acabamos de instalar. ¿Qué protocolo estás usando para la conexión?</w:t>
            </w:r>
            <w:r>
              <w:rPr>
                <w:noProof/>
                <w:webHidden/>
              </w:rPr>
              <w:tab/>
            </w:r>
            <w:r>
              <w:rPr>
                <w:noProof/>
                <w:webHidden/>
              </w:rPr>
              <w:fldChar w:fldCharType="begin"/>
            </w:r>
            <w:r>
              <w:rPr>
                <w:noProof/>
                <w:webHidden/>
              </w:rPr>
              <w:instrText xml:space="preserve"> PAGEREF _Toc83087956 \h </w:instrText>
            </w:r>
            <w:r>
              <w:rPr>
                <w:noProof/>
                <w:webHidden/>
              </w:rPr>
            </w:r>
            <w:r>
              <w:rPr>
                <w:noProof/>
                <w:webHidden/>
              </w:rPr>
              <w:fldChar w:fldCharType="separate"/>
            </w:r>
            <w:r w:rsidR="00A054E4">
              <w:rPr>
                <w:noProof/>
                <w:webHidden/>
              </w:rPr>
              <w:t>7</w:t>
            </w:r>
            <w:r>
              <w:rPr>
                <w:noProof/>
                <w:webHidden/>
              </w:rPr>
              <w:fldChar w:fldCharType="end"/>
            </w:r>
          </w:hyperlink>
        </w:p>
        <w:p w14:paraId="255BE3FA" w14:textId="0019D1FD" w:rsidR="008F2205" w:rsidRDefault="008F2205">
          <w:pPr>
            <w:pStyle w:val="TDC1"/>
            <w:tabs>
              <w:tab w:val="right" w:pos="9383"/>
            </w:tabs>
            <w:rPr>
              <w:rFonts w:asciiTheme="minorHAnsi" w:eastAsiaTheme="minorEastAsia" w:hAnsiTheme="minorHAnsi" w:cstheme="minorBidi"/>
              <w:noProof/>
            </w:rPr>
          </w:pPr>
          <w:hyperlink w:anchor="_Toc83087957" w:history="1">
            <w:r w:rsidRPr="00C7724B">
              <w:rPr>
                <w:rStyle w:val="Hipervnculo"/>
                <w:noProof/>
                <w:shd w:val="clear" w:color="auto" w:fill="FFFFFF"/>
              </w:rPr>
              <w:t>8.Haz un breve resumen de para qué se utiliza el comando apt-get. Describe 5 de las opciones que estimes más relevantes.</w:t>
            </w:r>
            <w:r>
              <w:rPr>
                <w:noProof/>
                <w:webHidden/>
              </w:rPr>
              <w:tab/>
            </w:r>
            <w:r>
              <w:rPr>
                <w:noProof/>
                <w:webHidden/>
              </w:rPr>
              <w:fldChar w:fldCharType="begin"/>
            </w:r>
            <w:r>
              <w:rPr>
                <w:noProof/>
                <w:webHidden/>
              </w:rPr>
              <w:instrText xml:space="preserve"> PAGEREF _Toc83087957 \h </w:instrText>
            </w:r>
            <w:r>
              <w:rPr>
                <w:noProof/>
                <w:webHidden/>
              </w:rPr>
            </w:r>
            <w:r>
              <w:rPr>
                <w:noProof/>
                <w:webHidden/>
              </w:rPr>
              <w:fldChar w:fldCharType="separate"/>
            </w:r>
            <w:r w:rsidR="00A054E4">
              <w:rPr>
                <w:noProof/>
                <w:webHidden/>
              </w:rPr>
              <w:t>8</w:t>
            </w:r>
            <w:r>
              <w:rPr>
                <w:noProof/>
                <w:webHidden/>
              </w:rPr>
              <w:fldChar w:fldCharType="end"/>
            </w:r>
          </w:hyperlink>
        </w:p>
        <w:p w14:paraId="5145C483" w14:textId="14221556" w:rsidR="008F2205" w:rsidRDefault="008F2205">
          <w:pPr>
            <w:pStyle w:val="TDC1"/>
            <w:tabs>
              <w:tab w:val="right" w:pos="9383"/>
            </w:tabs>
            <w:rPr>
              <w:rFonts w:asciiTheme="minorHAnsi" w:eastAsiaTheme="minorEastAsia" w:hAnsiTheme="minorHAnsi" w:cstheme="minorBidi"/>
              <w:noProof/>
            </w:rPr>
          </w:pPr>
          <w:hyperlink w:anchor="_Toc83087958" w:history="1">
            <w:r w:rsidRPr="00C7724B">
              <w:rPr>
                <w:rStyle w:val="Hipervnculo"/>
                <w:noProof/>
              </w:rPr>
              <w:t>9. ¿Es  posible  utilizar  el  comando  apt-get  en  todas  las  distribuciones  de  Linux?  ¿Qué otros comandos se utilizan en las principales distribuciones?</w:t>
            </w:r>
            <w:r>
              <w:rPr>
                <w:noProof/>
                <w:webHidden/>
              </w:rPr>
              <w:tab/>
            </w:r>
            <w:r>
              <w:rPr>
                <w:noProof/>
                <w:webHidden/>
              </w:rPr>
              <w:fldChar w:fldCharType="begin"/>
            </w:r>
            <w:r>
              <w:rPr>
                <w:noProof/>
                <w:webHidden/>
              </w:rPr>
              <w:instrText xml:space="preserve"> PAGEREF _Toc83087958 \h </w:instrText>
            </w:r>
            <w:r>
              <w:rPr>
                <w:noProof/>
                <w:webHidden/>
              </w:rPr>
            </w:r>
            <w:r>
              <w:rPr>
                <w:noProof/>
                <w:webHidden/>
              </w:rPr>
              <w:fldChar w:fldCharType="separate"/>
            </w:r>
            <w:r w:rsidR="00A054E4">
              <w:rPr>
                <w:noProof/>
                <w:webHidden/>
              </w:rPr>
              <w:t>9</w:t>
            </w:r>
            <w:r>
              <w:rPr>
                <w:noProof/>
                <w:webHidden/>
              </w:rPr>
              <w:fldChar w:fldCharType="end"/>
            </w:r>
          </w:hyperlink>
        </w:p>
        <w:p w14:paraId="7C90B57F" w14:textId="65BE7FB3" w:rsidR="008F2205" w:rsidRDefault="008F2205">
          <w:pPr>
            <w:pStyle w:val="TDC1"/>
            <w:tabs>
              <w:tab w:val="right" w:pos="9383"/>
            </w:tabs>
            <w:rPr>
              <w:rFonts w:asciiTheme="minorHAnsi" w:eastAsiaTheme="minorEastAsia" w:hAnsiTheme="minorHAnsi" w:cstheme="minorBidi"/>
              <w:noProof/>
            </w:rPr>
          </w:pPr>
          <w:hyperlink w:anchor="_Toc83087959" w:history="1">
            <w:r w:rsidRPr="00C7724B">
              <w:rPr>
                <w:rStyle w:val="Hipervnculo"/>
                <w:noProof/>
              </w:rPr>
              <w:t>10. Actualiza el listado de paquetes disponibles para apt-get. ¿Qué comando has utilizado? ¿Qué significa el comando sudo</w:t>
            </w:r>
            <w:r>
              <w:rPr>
                <w:noProof/>
                <w:webHidden/>
              </w:rPr>
              <w:tab/>
            </w:r>
            <w:r>
              <w:rPr>
                <w:noProof/>
                <w:webHidden/>
              </w:rPr>
              <w:fldChar w:fldCharType="begin"/>
            </w:r>
            <w:r>
              <w:rPr>
                <w:noProof/>
                <w:webHidden/>
              </w:rPr>
              <w:instrText xml:space="preserve"> PAGEREF _Toc83087959 \h </w:instrText>
            </w:r>
            <w:r>
              <w:rPr>
                <w:noProof/>
                <w:webHidden/>
              </w:rPr>
            </w:r>
            <w:r>
              <w:rPr>
                <w:noProof/>
                <w:webHidden/>
              </w:rPr>
              <w:fldChar w:fldCharType="separate"/>
            </w:r>
            <w:r w:rsidR="00A054E4">
              <w:rPr>
                <w:noProof/>
                <w:webHidden/>
              </w:rPr>
              <w:t>9</w:t>
            </w:r>
            <w:r>
              <w:rPr>
                <w:noProof/>
                <w:webHidden/>
              </w:rPr>
              <w:fldChar w:fldCharType="end"/>
            </w:r>
          </w:hyperlink>
        </w:p>
        <w:p w14:paraId="568FB628" w14:textId="26B02414" w:rsidR="008F2205" w:rsidRDefault="008F2205">
          <w:pPr>
            <w:pStyle w:val="TDC1"/>
            <w:tabs>
              <w:tab w:val="right" w:pos="9383"/>
            </w:tabs>
            <w:rPr>
              <w:rFonts w:asciiTheme="minorHAnsi" w:eastAsiaTheme="minorEastAsia" w:hAnsiTheme="minorHAnsi" w:cstheme="minorBidi"/>
              <w:noProof/>
            </w:rPr>
          </w:pPr>
          <w:hyperlink w:anchor="_Toc83087960" w:history="1">
            <w:r w:rsidRPr="00C7724B">
              <w:rPr>
                <w:rStyle w:val="Hipervnculo"/>
                <w:noProof/>
                <w:shd w:val="clear" w:color="auto" w:fill="FFFFFF"/>
              </w:rPr>
              <w:t>11. Mediante  el  comando  apt-cache  busca  los  paquetes  que  coincidan  con el  nombre apache. ¿Qué comando has utilizado?</w:t>
            </w:r>
            <w:r>
              <w:rPr>
                <w:noProof/>
                <w:webHidden/>
              </w:rPr>
              <w:tab/>
            </w:r>
            <w:r>
              <w:rPr>
                <w:noProof/>
                <w:webHidden/>
              </w:rPr>
              <w:fldChar w:fldCharType="begin"/>
            </w:r>
            <w:r>
              <w:rPr>
                <w:noProof/>
                <w:webHidden/>
              </w:rPr>
              <w:instrText xml:space="preserve"> PAGEREF _Toc83087960 \h </w:instrText>
            </w:r>
            <w:r>
              <w:rPr>
                <w:noProof/>
                <w:webHidden/>
              </w:rPr>
            </w:r>
            <w:r>
              <w:rPr>
                <w:noProof/>
                <w:webHidden/>
              </w:rPr>
              <w:fldChar w:fldCharType="separate"/>
            </w:r>
            <w:r w:rsidR="00A054E4">
              <w:rPr>
                <w:noProof/>
                <w:webHidden/>
              </w:rPr>
              <w:t>9</w:t>
            </w:r>
            <w:r>
              <w:rPr>
                <w:noProof/>
                <w:webHidden/>
              </w:rPr>
              <w:fldChar w:fldCharType="end"/>
            </w:r>
          </w:hyperlink>
        </w:p>
        <w:p w14:paraId="624C0175" w14:textId="0B73F556" w:rsidR="008F2205" w:rsidRDefault="008F2205">
          <w:pPr>
            <w:pStyle w:val="TDC1"/>
            <w:tabs>
              <w:tab w:val="right" w:pos="9383"/>
            </w:tabs>
            <w:rPr>
              <w:rFonts w:asciiTheme="minorHAnsi" w:eastAsiaTheme="minorEastAsia" w:hAnsiTheme="minorHAnsi" w:cstheme="minorBidi"/>
              <w:noProof/>
            </w:rPr>
          </w:pPr>
          <w:hyperlink w:anchor="_Toc83087961" w:history="1">
            <w:r w:rsidRPr="00C7724B">
              <w:rPr>
                <w:rStyle w:val="Hipervnculo"/>
                <w:noProof/>
              </w:rPr>
              <w:t>12.¿Cuál  es  el  primer  paquete  de  la  lista  anterior?  ¿Qué  comando  has  utilizado  para mostrar sólo el primer paquete?</w:t>
            </w:r>
            <w:r>
              <w:rPr>
                <w:noProof/>
                <w:webHidden/>
              </w:rPr>
              <w:tab/>
            </w:r>
            <w:r>
              <w:rPr>
                <w:noProof/>
                <w:webHidden/>
              </w:rPr>
              <w:fldChar w:fldCharType="begin"/>
            </w:r>
            <w:r>
              <w:rPr>
                <w:noProof/>
                <w:webHidden/>
              </w:rPr>
              <w:instrText xml:space="preserve"> PAGEREF _Toc83087961 \h </w:instrText>
            </w:r>
            <w:r>
              <w:rPr>
                <w:noProof/>
                <w:webHidden/>
              </w:rPr>
            </w:r>
            <w:r>
              <w:rPr>
                <w:noProof/>
                <w:webHidden/>
              </w:rPr>
              <w:fldChar w:fldCharType="separate"/>
            </w:r>
            <w:r w:rsidR="00A054E4">
              <w:rPr>
                <w:noProof/>
                <w:webHidden/>
              </w:rPr>
              <w:t>10</w:t>
            </w:r>
            <w:r>
              <w:rPr>
                <w:noProof/>
                <w:webHidden/>
              </w:rPr>
              <w:fldChar w:fldCharType="end"/>
            </w:r>
          </w:hyperlink>
        </w:p>
        <w:p w14:paraId="18E0D90C" w14:textId="25C3B296" w:rsidR="008F2205" w:rsidRDefault="008F2205">
          <w:pPr>
            <w:pStyle w:val="TDC1"/>
            <w:tabs>
              <w:tab w:val="right" w:pos="9383"/>
            </w:tabs>
            <w:rPr>
              <w:rFonts w:asciiTheme="minorHAnsi" w:eastAsiaTheme="minorEastAsia" w:hAnsiTheme="minorHAnsi" w:cstheme="minorBidi"/>
              <w:noProof/>
            </w:rPr>
          </w:pPr>
          <w:hyperlink w:anchor="_Toc83087962" w:history="1">
            <w:r w:rsidRPr="00C7724B">
              <w:rPr>
                <w:rStyle w:val="Hipervnculo"/>
                <w:noProof/>
              </w:rPr>
              <w:t>13.Instala el paquete apache2. ¿Qué pregunta te aparece al intentar instalarlo?</w:t>
            </w:r>
            <w:r>
              <w:rPr>
                <w:noProof/>
                <w:webHidden/>
              </w:rPr>
              <w:tab/>
            </w:r>
            <w:r>
              <w:rPr>
                <w:noProof/>
                <w:webHidden/>
              </w:rPr>
              <w:fldChar w:fldCharType="begin"/>
            </w:r>
            <w:r>
              <w:rPr>
                <w:noProof/>
                <w:webHidden/>
              </w:rPr>
              <w:instrText xml:space="preserve"> PAGEREF _Toc83087962 \h </w:instrText>
            </w:r>
            <w:r>
              <w:rPr>
                <w:noProof/>
                <w:webHidden/>
              </w:rPr>
            </w:r>
            <w:r>
              <w:rPr>
                <w:noProof/>
                <w:webHidden/>
              </w:rPr>
              <w:fldChar w:fldCharType="separate"/>
            </w:r>
            <w:r w:rsidR="00A054E4">
              <w:rPr>
                <w:noProof/>
                <w:webHidden/>
              </w:rPr>
              <w:t>10</w:t>
            </w:r>
            <w:r>
              <w:rPr>
                <w:noProof/>
                <w:webHidden/>
              </w:rPr>
              <w:fldChar w:fldCharType="end"/>
            </w:r>
          </w:hyperlink>
        </w:p>
        <w:p w14:paraId="04F35849" w14:textId="20280637" w:rsidR="008F2205" w:rsidRDefault="008F2205">
          <w:pPr>
            <w:pStyle w:val="TDC1"/>
            <w:tabs>
              <w:tab w:val="right" w:pos="9383"/>
            </w:tabs>
            <w:rPr>
              <w:rFonts w:asciiTheme="minorHAnsi" w:eastAsiaTheme="minorEastAsia" w:hAnsiTheme="minorHAnsi" w:cstheme="minorBidi"/>
              <w:noProof/>
            </w:rPr>
          </w:pPr>
          <w:hyperlink w:anchor="_Toc83087963" w:history="1">
            <w:r w:rsidRPr="00C7724B">
              <w:rPr>
                <w:rStyle w:val="Hipervnculo"/>
                <w:noProof/>
              </w:rPr>
              <w:t>14. Desde tu S.O. principal, abre una ventana del navegador con la URL http://[tuiplinux] Adjunta una captura de la página mostrada.</w:t>
            </w:r>
            <w:r>
              <w:rPr>
                <w:noProof/>
                <w:webHidden/>
              </w:rPr>
              <w:tab/>
            </w:r>
            <w:r>
              <w:rPr>
                <w:noProof/>
                <w:webHidden/>
              </w:rPr>
              <w:fldChar w:fldCharType="begin"/>
            </w:r>
            <w:r>
              <w:rPr>
                <w:noProof/>
                <w:webHidden/>
              </w:rPr>
              <w:instrText xml:space="preserve"> PAGEREF _Toc83087963 \h </w:instrText>
            </w:r>
            <w:r>
              <w:rPr>
                <w:noProof/>
                <w:webHidden/>
              </w:rPr>
            </w:r>
            <w:r>
              <w:rPr>
                <w:noProof/>
                <w:webHidden/>
              </w:rPr>
              <w:fldChar w:fldCharType="separate"/>
            </w:r>
            <w:r w:rsidR="00A054E4">
              <w:rPr>
                <w:noProof/>
                <w:webHidden/>
              </w:rPr>
              <w:t>11</w:t>
            </w:r>
            <w:r>
              <w:rPr>
                <w:noProof/>
                <w:webHidden/>
              </w:rPr>
              <w:fldChar w:fldCharType="end"/>
            </w:r>
          </w:hyperlink>
        </w:p>
        <w:p w14:paraId="068EA178" w14:textId="54B94D66" w:rsidR="008F2205" w:rsidRDefault="008F2205">
          <w:pPr>
            <w:pStyle w:val="TDC1"/>
            <w:tabs>
              <w:tab w:val="right" w:pos="9383"/>
            </w:tabs>
            <w:rPr>
              <w:rFonts w:asciiTheme="minorHAnsi" w:eastAsiaTheme="minorEastAsia" w:hAnsiTheme="minorHAnsi" w:cstheme="minorBidi"/>
              <w:noProof/>
            </w:rPr>
          </w:pPr>
          <w:hyperlink w:anchor="_Toc83087964" w:history="1">
            <w:r w:rsidRPr="00C7724B">
              <w:rPr>
                <w:rStyle w:val="Hipervnculo"/>
                <w:noProof/>
              </w:rPr>
              <w:t>15.¿Cuál es la ruta al directorio público de Apache?</w:t>
            </w:r>
            <w:r>
              <w:rPr>
                <w:noProof/>
                <w:webHidden/>
              </w:rPr>
              <w:tab/>
            </w:r>
            <w:r>
              <w:rPr>
                <w:noProof/>
                <w:webHidden/>
              </w:rPr>
              <w:fldChar w:fldCharType="begin"/>
            </w:r>
            <w:r>
              <w:rPr>
                <w:noProof/>
                <w:webHidden/>
              </w:rPr>
              <w:instrText xml:space="preserve"> PAGEREF _Toc83087964 \h </w:instrText>
            </w:r>
            <w:r>
              <w:rPr>
                <w:noProof/>
                <w:webHidden/>
              </w:rPr>
            </w:r>
            <w:r>
              <w:rPr>
                <w:noProof/>
                <w:webHidden/>
              </w:rPr>
              <w:fldChar w:fldCharType="separate"/>
            </w:r>
            <w:r w:rsidR="00A054E4">
              <w:rPr>
                <w:noProof/>
                <w:webHidden/>
              </w:rPr>
              <w:t>11</w:t>
            </w:r>
            <w:r>
              <w:rPr>
                <w:noProof/>
                <w:webHidden/>
              </w:rPr>
              <w:fldChar w:fldCharType="end"/>
            </w:r>
          </w:hyperlink>
        </w:p>
        <w:p w14:paraId="28D52DDF" w14:textId="671D799F" w:rsidR="008F2205" w:rsidRDefault="008F2205">
          <w:pPr>
            <w:pStyle w:val="TDC1"/>
            <w:tabs>
              <w:tab w:val="right" w:pos="9383"/>
            </w:tabs>
            <w:rPr>
              <w:rFonts w:asciiTheme="minorHAnsi" w:eastAsiaTheme="minorEastAsia" w:hAnsiTheme="minorHAnsi" w:cstheme="minorBidi"/>
              <w:noProof/>
            </w:rPr>
          </w:pPr>
          <w:hyperlink w:anchor="_Toc83087965" w:history="1">
            <w:r w:rsidRPr="00C7724B">
              <w:rPr>
                <w:rStyle w:val="Hipervnculo"/>
                <w:noProof/>
                <w:shd w:val="clear" w:color="auto" w:fill="FFFFFF"/>
              </w:rPr>
              <w:t>16. Crea el archivo index.html incluyendo la siguiente información y adjunta una captura de la web generada desde tu S.O. principal http://[tuiplinux]/index.html</w:t>
            </w:r>
            <w:r>
              <w:rPr>
                <w:noProof/>
                <w:webHidden/>
              </w:rPr>
              <w:tab/>
            </w:r>
            <w:r>
              <w:rPr>
                <w:noProof/>
                <w:webHidden/>
              </w:rPr>
              <w:fldChar w:fldCharType="begin"/>
            </w:r>
            <w:r>
              <w:rPr>
                <w:noProof/>
                <w:webHidden/>
              </w:rPr>
              <w:instrText xml:space="preserve"> PAGEREF _Toc83087965 \h </w:instrText>
            </w:r>
            <w:r>
              <w:rPr>
                <w:noProof/>
                <w:webHidden/>
              </w:rPr>
            </w:r>
            <w:r>
              <w:rPr>
                <w:noProof/>
                <w:webHidden/>
              </w:rPr>
              <w:fldChar w:fldCharType="separate"/>
            </w:r>
            <w:r w:rsidR="00A054E4">
              <w:rPr>
                <w:noProof/>
                <w:webHidden/>
              </w:rPr>
              <w:t>12</w:t>
            </w:r>
            <w:r>
              <w:rPr>
                <w:noProof/>
                <w:webHidden/>
              </w:rPr>
              <w:fldChar w:fldCharType="end"/>
            </w:r>
          </w:hyperlink>
        </w:p>
        <w:p w14:paraId="154D7D1C" w14:textId="6B1BE2E8" w:rsidR="008F2205" w:rsidRDefault="008F2205">
          <w:pPr>
            <w:pStyle w:val="TDC2"/>
            <w:tabs>
              <w:tab w:val="right" w:pos="9383"/>
            </w:tabs>
            <w:rPr>
              <w:rFonts w:asciiTheme="minorHAnsi" w:eastAsiaTheme="minorEastAsia" w:hAnsiTheme="minorHAnsi" w:cstheme="minorBidi"/>
              <w:noProof/>
            </w:rPr>
          </w:pPr>
          <w:hyperlink w:anchor="_Toc83087966" w:history="1">
            <w:r w:rsidRPr="00C7724B">
              <w:rPr>
                <w:rStyle w:val="Hipervnculo"/>
                <w:noProof/>
                <w:shd w:val="clear" w:color="auto" w:fill="FFFFFF"/>
              </w:rPr>
              <w:t>a. Imagen con el logo de la Universidad</w:t>
            </w:r>
            <w:r>
              <w:rPr>
                <w:noProof/>
                <w:webHidden/>
              </w:rPr>
              <w:tab/>
            </w:r>
            <w:r>
              <w:rPr>
                <w:noProof/>
                <w:webHidden/>
              </w:rPr>
              <w:fldChar w:fldCharType="begin"/>
            </w:r>
            <w:r>
              <w:rPr>
                <w:noProof/>
                <w:webHidden/>
              </w:rPr>
              <w:instrText xml:space="preserve"> PAGEREF _Toc83087966 \h </w:instrText>
            </w:r>
            <w:r>
              <w:rPr>
                <w:noProof/>
                <w:webHidden/>
              </w:rPr>
            </w:r>
            <w:r>
              <w:rPr>
                <w:noProof/>
                <w:webHidden/>
              </w:rPr>
              <w:fldChar w:fldCharType="separate"/>
            </w:r>
            <w:r w:rsidR="00A054E4">
              <w:rPr>
                <w:noProof/>
                <w:webHidden/>
              </w:rPr>
              <w:t>12</w:t>
            </w:r>
            <w:r>
              <w:rPr>
                <w:noProof/>
                <w:webHidden/>
              </w:rPr>
              <w:fldChar w:fldCharType="end"/>
            </w:r>
          </w:hyperlink>
        </w:p>
        <w:p w14:paraId="58C55E62" w14:textId="5A5F45B2" w:rsidR="008F2205" w:rsidRDefault="008F2205">
          <w:pPr>
            <w:pStyle w:val="TDC2"/>
            <w:tabs>
              <w:tab w:val="right" w:pos="9383"/>
            </w:tabs>
            <w:rPr>
              <w:rFonts w:asciiTheme="minorHAnsi" w:eastAsiaTheme="minorEastAsia" w:hAnsiTheme="minorHAnsi" w:cstheme="minorBidi"/>
              <w:noProof/>
            </w:rPr>
          </w:pPr>
          <w:hyperlink w:anchor="_Toc83087967" w:history="1">
            <w:r w:rsidRPr="00C7724B">
              <w:rPr>
                <w:rStyle w:val="Hipervnculo"/>
                <w:noProof/>
                <w:shd w:val="clear" w:color="auto" w:fill="FFFFFF"/>
              </w:rPr>
              <w:t>b. Nombre y apellidos del alumno</w:t>
            </w:r>
            <w:r>
              <w:rPr>
                <w:noProof/>
                <w:webHidden/>
              </w:rPr>
              <w:tab/>
            </w:r>
            <w:r>
              <w:rPr>
                <w:noProof/>
                <w:webHidden/>
              </w:rPr>
              <w:fldChar w:fldCharType="begin"/>
            </w:r>
            <w:r>
              <w:rPr>
                <w:noProof/>
                <w:webHidden/>
              </w:rPr>
              <w:instrText xml:space="preserve"> PAGEREF _Toc83087967 \h </w:instrText>
            </w:r>
            <w:r>
              <w:rPr>
                <w:noProof/>
                <w:webHidden/>
              </w:rPr>
            </w:r>
            <w:r>
              <w:rPr>
                <w:noProof/>
                <w:webHidden/>
              </w:rPr>
              <w:fldChar w:fldCharType="separate"/>
            </w:r>
            <w:r w:rsidR="00A054E4">
              <w:rPr>
                <w:noProof/>
                <w:webHidden/>
              </w:rPr>
              <w:t>12</w:t>
            </w:r>
            <w:r>
              <w:rPr>
                <w:noProof/>
                <w:webHidden/>
              </w:rPr>
              <w:fldChar w:fldCharType="end"/>
            </w:r>
          </w:hyperlink>
        </w:p>
        <w:p w14:paraId="26C2ACD2" w14:textId="1E9F04B3" w:rsidR="008F2205" w:rsidRDefault="008F2205">
          <w:pPr>
            <w:pStyle w:val="TDC2"/>
            <w:tabs>
              <w:tab w:val="right" w:pos="9383"/>
            </w:tabs>
            <w:rPr>
              <w:rFonts w:asciiTheme="minorHAnsi" w:eastAsiaTheme="minorEastAsia" w:hAnsiTheme="minorHAnsi" w:cstheme="minorBidi"/>
              <w:noProof/>
            </w:rPr>
          </w:pPr>
          <w:hyperlink w:anchor="_Toc83087968" w:history="1">
            <w:r w:rsidRPr="00C7724B">
              <w:rPr>
                <w:rStyle w:val="Hipervnculo"/>
                <w:noProof/>
                <w:shd w:val="clear" w:color="auto" w:fill="FFFFFF"/>
              </w:rPr>
              <w:t>c. Titulación</w:t>
            </w:r>
            <w:r>
              <w:rPr>
                <w:noProof/>
                <w:webHidden/>
              </w:rPr>
              <w:tab/>
            </w:r>
            <w:r>
              <w:rPr>
                <w:noProof/>
                <w:webHidden/>
              </w:rPr>
              <w:fldChar w:fldCharType="begin"/>
            </w:r>
            <w:r>
              <w:rPr>
                <w:noProof/>
                <w:webHidden/>
              </w:rPr>
              <w:instrText xml:space="preserve"> PAGEREF _Toc83087968 \h </w:instrText>
            </w:r>
            <w:r>
              <w:rPr>
                <w:noProof/>
                <w:webHidden/>
              </w:rPr>
            </w:r>
            <w:r>
              <w:rPr>
                <w:noProof/>
                <w:webHidden/>
              </w:rPr>
              <w:fldChar w:fldCharType="separate"/>
            </w:r>
            <w:r w:rsidR="00A054E4">
              <w:rPr>
                <w:noProof/>
                <w:webHidden/>
              </w:rPr>
              <w:t>12</w:t>
            </w:r>
            <w:r>
              <w:rPr>
                <w:noProof/>
                <w:webHidden/>
              </w:rPr>
              <w:fldChar w:fldCharType="end"/>
            </w:r>
          </w:hyperlink>
        </w:p>
        <w:p w14:paraId="156CB840" w14:textId="435ED656" w:rsidR="008F2205" w:rsidRDefault="008F2205">
          <w:pPr>
            <w:pStyle w:val="TDC1"/>
            <w:tabs>
              <w:tab w:val="right" w:pos="9383"/>
            </w:tabs>
            <w:rPr>
              <w:rFonts w:asciiTheme="minorHAnsi" w:eastAsiaTheme="minorEastAsia" w:hAnsiTheme="minorHAnsi" w:cstheme="minorBidi"/>
              <w:noProof/>
            </w:rPr>
          </w:pPr>
          <w:hyperlink w:anchor="_Toc83087969" w:history="1">
            <w:r w:rsidRPr="00C7724B">
              <w:rPr>
                <w:rStyle w:val="Hipervnculo"/>
                <w:noProof/>
              </w:rPr>
              <w:t>17. ¿Qué comando utilizarás para apagar el sistema operativo?</w:t>
            </w:r>
            <w:r>
              <w:rPr>
                <w:noProof/>
                <w:webHidden/>
              </w:rPr>
              <w:tab/>
            </w:r>
            <w:r>
              <w:rPr>
                <w:noProof/>
                <w:webHidden/>
              </w:rPr>
              <w:fldChar w:fldCharType="begin"/>
            </w:r>
            <w:r>
              <w:rPr>
                <w:noProof/>
                <w:webHidden/>
              </w:rPr>
              <w:instrText xml:space="preserve"> PAGEREF _Toc83087969 \h </w:instrText>
            </w:r>
            <w:r>
              <w:rPr>
                <w:noProof/>
                <w:webHidden/>
              </w:rPr>
            </w:r>
            <w:r>
              <w:rPr>
                <w:noProof/>
                <w:webHidden/>
              </w:rPr>
              <w:fldChar w:fldCharType="separate"/>
            </w:r>
            <w:r w:rsidR="00A054E4">
              <w:rPr>
                <w:noProof/>
                <w:webHidden/>
              </w:rPr>
              <w:t>13</w:t>
            </w:r>
            <w:r>
              <w:rPr>
                <w:noProof/>
                <w:webHidden/>
              </w:rPr>
              <w:fldChar w:fldCharType="end"/>
            </w:r>
          </w:hyperlink>
        </w:p>
        <w:p w14:paraId="06E53F6D" w14:textId="59DA3B91" w:rsidR="008F2205" w:rsidRDefault="008F2205">
          <w:pPr>
            <w:pStyle w:val="TDC1"/>
            <w:tabs>
              <w:tab w:val="right" w:pos="9383"/>
            </w:tabs>
            <w:rPr>
              <w:rFonts w:asciiTheme="minorHAnsi" w:eastAsiaTheme="minorEastAsia" w:hAnsiTheme="minorHAnsi" w:cstheme="minorBidi"/>
              <w:noProof/>
            </w:rPr>
          </w:pPr>
          <w:hyperlink w:anchor="_Toc83087970" w:history="1">
            <w:r w:rsidRPr="00C7724B">
              <w:rPr>
                <w:rStyle w:val="Hipervnculo"/>
                <w:noProof/>
              </w:rPr>
              <w:t>18. Desinstala el paquete de apache. Adjunta captura del comando ejecutado.</w:t>
            </w:r>
            <w:r>
              <w:rPr>
                <w:noProof/>
                <w:webHidden/>
              </w:rPr>
              <w:tab/>
            </w:r>
            <w:r>
              <w:rPr>
                <w:noProof/>
                <w:webHidden/>
              </w:rPr>
              <w:fldChar w:fldCharType="begin"/>
            </w:r>
            <w:r>
              <w:rPr>
                <w:noProof/>
                <w:webHidden/>
              </w:rPr>
              <w:instrText xml:space="preserve"> PAGEREF _Toc83087970 \h </w:instrText>
            </w:r>
            <w:r>
              <w:rPr>
                <w:noProof/>
                <w:webHidden/>
              </w:rPr>
            </w:r>
            <w:r>
              <w:rPr>
                <w:noProof/>
                <w:webHidden/>
              </w:rPr>
              <w:fldChar w:fldCharType="separate"/>
            </w:r>
            <w:r w:rsidR="00A054E4">
              <w:rPr>
                <w:noProof/>
                <w:webHidden/>
              </w:rPr>
              <w:t>13</w:t>
            </w:r>
            <w:r>
              <w:rPr>
                <w:noProof/>
                <w:webHidden/>
              </w:rPr>
              <w:fldChar w:fldCharType="end"/>
            </w:r>
          </w:hyperlink>
        </w:p>
        <w:p w14:paraId="23BEF9B6" w14:textId="47FA0BD7" w:rsidR="008F2205" w:rsidRDefault="008F2205">
          <w:pPr>
            <w:pStyle w:val="TDC1"/>
            <w:tabs>
              <w:tab w:val="right" w:pos="9383"/>
            </w:tabs>
            <w:rPr>
              <w:rFonts w:asciiTheme="minorHAnsi" w:eastAsiaTheme="minorEastAsia" w:hAnsiTheme="minorHAnsi" w:cstheme="minorBidi"/>
              <w:noProof/>
            </w:rPr>
          </w:pPr>
          <w:hyperlink w:anchor="_Toc83087971" w:history="1">
            <w:r w:rsidRPr="00C7724B">
              <w:rPr>
                <w:rStyle w:val="Hipervnculo"/>
                <w:noProof/>
              </w:rPr>
              <w:t>Extra. Utiliza  para  el  software PuTTY  Key  Generator para  generar  un  certificado  RSA.  Una  vez generado, agrega la clave pública a tu servidor anterior. Describe los principales pasos que has realizado y haz un breve resumen de por qué es importante utilizar este tipo de autenticación.</w:t>
            </w:r>
            <w:r>
              <w:rPr>
                <w:noProof/>
                <w:webHidden/>
              </w:rPr>
              <w:tab/>
            </w:r>
            <w:r>
              <w:rPr>
                <w:noProof/>
                <w:webHidden/>
              </w:rPr>
              <w:fldChar w:fldCharType="begin"/>
            </w:r>
            <w:r>
              <w:rPr>
                <w:noProof/>
                <w:webHidden/>
              </w:rPr>
              <w:instrText xml:space="preserve"> PAGEREF _Toc83087971 \h </w:instrText>
            </w:r>
            <w:r>
              <w:rPr>
                <w:noProof/>
                <w:webHidden/>
              </w:rPr>
            </w:r>
            <w:r>
              <w:rPr>
                <w:noProof/>
                <w:webHidden/>
              </w:rPr>
              <w:fldChar w:fldCharType="separate"/>
            </w:r>
            <w:r w:rsidR="00A054E4">
              <w:rPr>
                <w:noProof/>
                <w:webHidden/>
              </w:rPr>
              <w:t>14</w:t>
            </w:r>
            <w:r>
              <w:rPr>
                <w:noProof/>
                <w:webHidden/>
              </w:rPr>
              <w:fldChar w:fldCharType="end"/>
            </w:r>
          </w:hyperlink>
        </w:p>
        <w:p w14:paraId="6D020B50" w14:textId="707E8F09" w:rsidR="00E40DFA" w:rsidRDefault="009C3FBD">
          <w:pPr>
            <w:tabs>
              <w:tab w:val="right" w:pos="9398"/>
            </w:tabs>
            <w:spacing w:before="200" w:after="80" w:line="240" w:lineRule="auto"/>
            <w:rPr>
              <w:b/>
              <w:color w:val="2E308B"/>
              <w:sz w:val="28"/>
              <w:szCs w:val="28"/>
            </w:rPr>
          </w:pPr>
          <w:r>
            <w:fldChar w:fldCharType="end"/>
          </w:r>
        </w:p>
      </w:sdtContent>
    </w:sdt>
    <w:p w14:paraId="700759C8" w14:textId="0C91521E" w:rsidR="00E40DFA" w:rsidRDefault="009C3FBD">
      <w:pPr>
        <w:rPr>
          <w:ins w:id="1" w:author="Luis Blanco Belver" w:date="2021-05-16T19:25:00Z"/>
          <w:color w:val="2E308B"/>
          <w:sz w:val="28"/>
          <w:szCs w:val="28"/>
        </w:rPr>
      </w:pPr>
      <w:r>
        <w:rPr>
          <w:color w:val="2E308B"/>
          <w:sz w:val="28"/>
          <w:szCs w:val="28"/>
        </w:rPr>
        <w:lastRenderedPageBreak/>
        <w:br w:type="page"/>
      </w:r>
    </w:p>
    <w:p w14:paraId="0F0B3368" w14:textId="6A775CD5" w:rsidR="00863B53" w:rsidRDefault="00863B53" w:rsidP="006C4565">
      <w:pPr>
        <w:pStyle w:val="Ttulo1"/>
        <w:jc w:val="both"/>
      </w:pPr>
      <w:bookmarkStart w:id="2" w:name="_Toc83087950"/>
      <w:r>
        <w:lastRenderedPageBreak/>
        <w:t>1</w:t>
      </w:r>
      <w:r w:rsidR="008777CA">
        <w:t>.</w:t>
      </w:r>
      <w:r>
        <w:t xml:space="preserve"> </w:t>
      </w:r>
      <w:r w:rsidRPr="00863B53">
        <w:t>¿Qué significan las siglas LTS de la versión utilizada?</w:t>
      </w:r>
      <w:bookmarkEnd w:id="2"/>
    </w:p>
    <w:p w14:paraId="48044CE4" w14:textId="16D47052" w:rsidR="00863B53" w:rsidRDefault="008777CA" w:rsidP="006C4565">
      <w:pPr>
        <w:jc w:val="both"/>
        <w:rPr>
          <w:rFonts w:ascii="Franklin Gothic" w:eastAsia="Franklin Gothic" w:hAnsi="Franklin Gothic" w:cs="Franklin Gothic"/>
        </w:rPr>
      </w:pPr>
      <w:proofErr w:type="spellStart"/>
      <w:r>
        <w:rPr>
          <w:rFonts w:ascii="Franklin Gothic" w:eastAsia="Franklin Gothic" w:hAnsi="Franklin Gothic" w:cs="Franklin Gothic"/>
        </w:rPr>
        <w:t>Lts</w:t>
      </w:r>
      <w:proofErr w:type="spellEnd"/>
      <w:r>
        <w:rPr>
          <w:rFonts w:ascii="Franklin Gothic" w:eastAsia="Franklin Gothic" w:hAnsi="Franklin Gothic" w:cs="Franklin Gothic"/>
        </w:rPr>
        <w:t xml:space="preserve"> son las siglas correspondientes a</w:t>
      </w:r>
      <w:r w:rsidRPr="008777CA">
        <w:rPr>
          <w:rFonts w:ascii="Franklin Gothic" w:eastAsia="Franklin Gothic" w:hAnsi="Franklin Gothic" w:cs="Franklin Gothic"/>
          <w:i/>
          <w:iCs/>
        </w:rPr>
        <w:t xml:space="preserve"> </w:t>
      </w:r>
      <w:r w:rsidR="00863B53" w:rsidRPr="008777CA">
        <w:rPr>
          <w:rFonts w:ascii="Franklin Gothic" w:eastAsia="Franklin Gothic" w:hAnsi="Franklin Gothic" w:cs="Franklin Gothic"/>
          <w:i/>
          <w:iCs/>
        </w:rPr>
        <w:t xml:space="preserve">Long </w:t>
      </w:r>
      <w:proofErr w:type="spellStart"/>
      <w:r>
        <w:rPr>
          <w:rFonts w:ascii="Franklin Gothic" w:eastAsia="Franklin Gothic" w:hAnsi="Franklin Gothic" w:cs="Franklin Gothic"/>
          <w:i/>
          <w:iCs/>
        </w:rPr>
        <w:t>T</w:t>
      </w:r>
      <w:r w:rsidR="00863B53" w:rsidRPr="008777CA">
        <w:rPr>
          <w:rFonts w:ascii="Franklin Gothic" w:eastAsia="Franklin Gothic" w:hAnsi="Franklin Gothic" w:cs="Franklin Gothic"/>
          <w:i/>
          <w:iCs/>
        </w:rPr>
        <w:t>erm</w:t>
      </w:r>
      <w:proofErr w:type="spellEnd"/>
      <w:r w:rsidR="00863B53" w:rsidRPr="008777CA">
        <w:rPr>
          <w:rFonts w:ascii="Franklin Gothic" w:eastAsia="Franklin Gothic" w:hAnsi="Franklin Gothic" w:cs="Franklin Gothic"/>
          <w:i/>
          <w:iCs/>
        </w:rPr>
        <w:t xml:space="preserve"> </w:t>
      </w:r>
      <w:proofErr w:type="spellStart"/>
      <w:r>
        <w:rPr>
          <w:rFonts w:ascii="Franklin Gothic" w:eastAsia="Franklin Gothic" w:hAnsi="Franklin Gothic" w:cs="Franklin Gothic"/>
          <w:i/>
          <w:iCs/>
        </w:rPr>
        <w:t>S</w:t>
      </w:r>
      <w:r w:rsidR="00863B53" w:rsidRPr="008777CA">
        <w:rPr>
          <w:rFonts w:ascii="Franklin Gothic" w:eastAsia="Franklin Gothic" w:hAnsi="Franklin Gothic" w:cs="Franklin Gothic"/>
          <w:i/>
          <w:iCs/>
        </w:rPr>
        <w:t>ervice</w:t>
      </w:r>
      <w:proofErr w:type="spellEnd"/>
      <w:r>
        <w:rPr>
          <w:rFonts w:ascii="Franklin Gothic" w:eastAsia="Franklin Gothic" w:hAnsi="Franklin Gothic" w:cs="Franklin Gothic"/>
        </w:rPr>
        <w:t xml:space="preserve">, o soporte a largo plazo. Haciendo referencia a aquellas versiones de software diseñadas para tener soporte durante más tiempo del período habitual. Es muy común entre proyectos de software de código abierto como Linux o Unity. </w:t>
      </w:r>
    </w:p>
    <w:p w14:paraId="5162CBF5" w14:textId="4E5B78C2" w:rsidR="00212752" w:rsidRDefault="00863B53" w:rsidP="006C4565">
      <w:pPr>
        <w:pStyle w:val="Ttulo1"/>
        <w:jc w:val="both"/>
      </w:pPr>
      <w:bookmarkStart w:id="3" w:name="_Toc83087951"/>
      <w:r w:rsidRPr="008777CA">
        <w:t>2</w:t>
      </w:r>
      <w:r w:rsidR="008777CA" w:rsidRPr="008777CA">
        <w:t xml:space="preserve">. </w:t>
      </w:r>
      <w:r w:rsidRPr="008777CA">
        <w:t>Dentro de tu carpeta de usuario crea una nueva carpeta con el nombre Practicas. ¿qué comando has utilizado?</w:t>
      </w:r>
      <w:bookmarkEnd w:id="3"/>
    </w:p>
    <w:p w14:paraId="26347927" w14:textId="79CBF3D4" w:rsidR="0058586B" w:rsidRPr="0058586B" w:rsidRDefault="0058586B" w:rsidP="006C4565">
      <w:pPr>
        <w:jc w:val="both"/>
      </w:pPr>
      <w:r>
        <w:t xml:space="preserve">Se ha utilizado el comando </w:t>
      </w:r>
      <w:proofErr w:type="spellStart"/>
      <w:r w:rsidRPr="0058586B">
        <w:rPr>
          <w:b/>
          <w:bCs/>
          <w:i/>
          <w:iCs/>
        </w:rPr>
        <w:t>mkdir</w:t>
      </w:r>
      <w:proofErr w:type="spellEnd"/>
      <w:r>
        <w:t xml:space="preserve"> para crear un nuevo directorio “practicas”. Cabe mencionar que para crear un directorio con nombre compuesto </w:t>
      </w:r>
      <w:r w:rsidR="006C4565">
        <w:t>(“</w:t>
      </w:r>
      <w:r>
        <w:t xml:space="preserve">mis prácticas” por ejemplo), se deberá escribir entre comillas. </w:t>
      </w:r>
    </w:p>
    <w:p w14:paraId="08CA2127" w14:textId="3CB39B8A" w:rsidR="00744AB2" w:rsidRDefault="00863B53" w:rsidP="001F01F3">
      <w:pPr>
        <w:jc w:val="center"/>
        <w:rPr>
          <w:rFonts w:ascii="Franklin Gothic" w:eastAsia="Franklin Gothic" w:hAnsi="Franklin Gothic" w:cs="Franklin Gothic"/>
        </w:rPr>
      </w:pPr>
      <w:r w:rsidRPr="00863B53">
        <w:rPr>
          <w:rFonts w:ascii="Franklin Gothic" w:eastAsia="Franklin Gothic" w:hAnsi="Franklin Gothic" w:cs="Franklin Gothic"/>
          <w:noProof/>
        </w:rPr>
        <w:drawing>
          <wp:inline distT="0" distB="0" distL="0" distR="0" wp14:anchorId="325EA6BB" wp14:editId="742F230E">
            <wp:extent cx="3972479" cy="1228896"/>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2479" cy="1228896"/>
                    </a:xfrm>
                    <a:prstGeom prst="rect">
                      <a:avLst/>
                    </a:prstGeom>
                  </pic:spPr>
                </pic:pic>
              </a:graphicData>
            </a:graphic>
          </wp:inline>
        </w:drawing>
      </w:r>
    </w:p>
    <w:p w14:paraId="30DBE104" w14:textId="77777777" w:rsidR="00863B53" w:rsidRDefault="00863B53">
      <w:pPr>
        <w:rPr>
          <w:rFonts w:ascii="Franklin Gothic" w:eastAsia="Franklin Gothic" w:hAnsi="Franklin Gothic" w:cs="Franklin Gothic"/>
        </w:rPr>
      </w:pPr>
    </w:p>
    <w:p w14:paraId="237D5D74" w14:textId="0A060A81" w:rsidR="00212752" w:rsidRDefault="00863B53" w:rsidP="006C4565">
      <w:pPr>
        <w:pStyle w:val="Ttulo1"/>
        <w:jc w:val="both"/>
      </w:pPr>
      <w:bookmarkStart w:id="4" w:name="_Toc83087952"/>
      <w:r>
        <w:t>3</w:t>
      </w:r>
      <w:r w:rsidR="00613576">
        <w:t xml:space="preserve">. </w:t>
      </w:r>
      <w:r w:rsidRPr="00863B53">
        <w:t>¿</w:t>
      </w:r>
      <w:r w:rsidR="00613576" w:rsidRPr="00863B53">
        <w:t>Cuál es la ubicación de tu</w:t>
      </w:r>
      <w:r w:rsidRPr="00863B53">
        <w:t xml:space="preserve"> </w:t>
      </w:r>
      <w:r w:rsidR="00613576" w:rsidRPr="00863B53">
        <w:t>carpeta de usuario? Adjunta captura de pantalla del</w:t>
      </w:r>
      <w:r w:rsidRPr="00863B53">
        <w:t xml:space="preserve"> comando lanzado por terminal</w:t>
      </w:r>
      <w:r w:rsidR="00613576">
        <w:t>.</w:t>
      </w:r>
      <w:bookmarkEnd w:id="4"/>
    </w:p>
    <w:p w14:paraId="03F23BEA" w14:textId="41213C48" w:rsidR="00613576" w:rsidRDefault="00863B53" w:rsidP="006C4565">
      <w:pPr>
        <w:jc w:val="both"/>
        <w:rPr>
          <w:rFonts w:ascii="Franklin Gothic" w:eastAsia="Franklin Gothic" w:hAnsi="Franklin Gothic" w:cs="Franklin Gothic"/>
        </w:rPr>
      </w:pPr>
      <w:r>
        <w:rPr>
          <w:rFonts w:ascii="Franklin Gothic" w:eastAsia="Franklin Gothic" w:hAnsi="Franklin Gothic" w:cs="Franklin Gothic"/>
        </w:rPr>
        <w:t xml:space="preserve"> </w:t>
      </w:r>
      <w:r w:rsidR="001F01F3">
        <w:rPr>
          <w:rFonts w:ascii="Franklin Gothic" w:eastAsia="Franklin Gothic" w:hAnsi="Franklin Gothic" w:cs="Franklin Gothic"/>
        </w:rPr>
        <w:t xml:space="preserve">El directorio </w:t>
      </w:r>
      <w:r w:rsidR="001F01F3" w:rsidRPr="006C4565">
        <w:rPr>
          <w:rFonts w:ascii="Franklin Gothic" w:eastAsia="Franklin Gothic" w:hAnsi="Franklin Gothic" w:cs="Franklin Gothic"/>
          <w:b/>
          <w:bCs/>
          <w:i/>
          <w:iCs/>
        </w:rPr>
        <w:t>/home</w:t>
      </w:r>
      <w:r w:rsidR="001F01F3">
        <w:rPr>
          <w:rFonts w:ascii="Franklin Gothic" w:eastAsia="Franklin Gothic" w:hAnsi="Franklin Gothic" w:cs="Franklin Gothic"/>
        </w:rPr>
        <w:t xml:space="preserve"> es el directorio de los usuarios estándar, ergo el destinatario de almacenamiento para todos los archivos del usuario. Además, dentro del directorio </w:t>
      </w:r>
      <w:r w:rsidR="001F01F3" w:rsidRPr="006C4565">
        <w:rPr>
          <w:rFonts w:ascii="Franklin Gothic" w:eastAsia="Franklin Gothic" w:hAnsi="Franklin Gothic" w:cs="Franklin Gothic"/>
          <w:b/>
          <w:bCs/>
          <w:i/>
          <w:iCs/>
        </w:rPr>
        <w:t>/home</w:t>
      </w:r>
      <w:r w:rsidR="001F01F3">
        <w:rPr>
          <w:rFonts w:ascii="Franklin Gothic" w:eastAsia="Franklin Gothic" w:hAnsi="Franklin Gothic" w:cs="Franklin Gothic"/>
        </w:rPr>
        <w:t xml:space="preserve"> se encuentran los directorios personales de todos los usuarios. En mi caso, dado que mi usuario es “</w:t>
      </w:r>
      <w:r w:rsidR="001F01F3" w:rsidRPr="006C4565">
        <w:rPr>
          <w:rFonts w:ascii="Franklin Gothic" w:eastAsia="Franklin Gothic" w:hAnsi="Franklin Gothic" w:cs="Franklin Gothic"/>
          <w:b/>
          <w:bCs/>
        </w:rPr>
        <w:t>somo</w:t>
      </w:r>
      <w:r w:rsidR="001F01F3">
        <w:rPr>
          <w:rFonts w:ascii="Franklin Gothic" w:eastAsia="Franklin Gothic" w:hAnsi="Franklin Gothic" w:cs="Franklin Gothic"/>
        </w:rPr>
        <w:t xml:space="preserve">”, la ubicación de mi carpeta de usuario sería </w:t>
      </w:r>
      <w:r w:rsidR="001F01F3" w:rsidRPr="006C4565">
        <w:rPr>
          <w:rFonts w:ascii="Franklin Gothic" w:eastAsia="Franklin Gothic" w:hAnsi="Franklin Gothic" w:cs="Franklin Gothic"/>
          <w:b/>
          <w:bCs/>
          <w:i/>
          <w:iCs/>
        </w:rPr>
        <w:t>/home/somo</w:t>
      </w:r>
      <w:r w:rsidR="001F01F3">
        <w:rPr>
          <w:rFonts w:ascii="Franklin Gothic" w:eastAsia="Franklin Gothic" w:hAnsi="Franklin Gothic" w:cs="Franklin Gothic"/>
        </w:rPr>
        <w:t xml:space="preserve">. </w:t>
      </w:r>
    </w:p>
    <w:p w14:paraId="77C4F4FF" w14:textId="24CDBDAC" w:rsidR="00863B53" w:rsidRDefault="00863B53" w:rsidP="001F01F3">
      <w:pPr>
        <w:jc w:val="center"/>
        <w:rPr>
          <w:rFonts w:ascii="Franklin Gothic" w:eastAsia="Franklin Gothic" w:hAnsi="Franklin Gothic" w:cs="Franklin Gothic"/>
        </w:rPr>
      </w:pPr>
      <w:r w:rsidRPr="00863B53">
        <w:rPr>
          <w:rFonts w:ascii="Franklin Gothic" w:eastAsia="Franklin Gothic" w:hAnsi="Franklin Gothic" w:cs="Franklin Gothic"/>
          <w:noProof/>
        </w:rPr>
        <w:drawing>
          <wp:inline distT="0" distB="0" distL="0" distR="0" wp14:anchorId="6328D8FF" wp14:editId="3119A626">
            <wp:extent cx="2181529" cy="99073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529" cy="990738"/>
                    </a:xfrm>
                    <a:prstGeom prst="rect">
                      <a:avLst/>
                    </a:prstGeom>
                  </pic:spPr>
                </pic:pic>
              </a:graphicData>
            </a:graphic>
          </wp:inline>
        </w:drawing>
      </w:r>
    </w:p>
    <w:p w14:paraId="390306BA" w14:textId="4425E9CF" w:rsidR="006C4565" w:rsidRPr="006C4565" w:rsidRDefault="00863B53" w:rsidP="006C4565">
      <w:pPr>
        <w:pStyle w:val="Ttulo1"/>
        <w:jc w:val="both"/>
        <w:rPr>
          <w:i/>
          <w:iCs/>
        </w:rPr>
      </w:pPr>
      <w:bookmarkStart w:id="5" w:name="_Toc83087953"/>
      <w:r>
        <w:lastRenderedPageBreak/>
        <w:t>4</w:t>
      </w:r>
      <w:r w:rsidR="006C4565">
        <w:t>.</w:t>
      </w:r>
      <w:r>
        <w:t xml:space="preserve"> </w:t>
      </w:r>
      <w:r w:rsidRPr="00863B53">
        <w:t>Adjunta una captura de pantalla</w:t>
      </w:r>
      <w:r w:rsidR="006C4565">
        <w:t xml:space="preserve"> </w:t>
      </w:r>
      <w:r w:rsidRPr="00863B53">
        <w:t xml:space="preserve">donde aparezca el listado de carpetas y archivos de la ruta </w:t>
      </w:r>
      <w:r w:rsidRPr="006C4565">
        <w:rPr>
          <w:i/>
          <w:iCs/>
        </w:rPr>
        <w:t>/</w:t>
      </w:r>
      <w:proofErr w:type="spellStart"/>
      <w:r w:rsidRPr="006C4565">
        <w:rPr>
          <w:i/>
          <w:iCs/>
        </w:rPr>
        <w:t>usr</w:t>
      </w:r>
      <w:proofErr w:type="spellEnd"/>
      <w:r w:rsidRPr="006C4565">
        <w:rPr>
          <w:i/>
          <w:iCs/>
        </w:rPr>
        <w:t>/local</w:t>
      </w:r>
      <w:bookmarkEnd w:id="5"/>
    </w:p>
    <w:p w14:paraId="0694935F" w14:textId="5093FFD1" w:rsidR="00863B53" w:rsidRDefault="00863B53" w:rsidP="006C4565">
      <w:r w:rsidRPr="00863B53">
        <w:rPr>
          <w:noProof/>
        </w:rPr>
        <w:drawing>
          <wp:inline distT="0" distB="0" distL="0" distR="0" wp14:anchorId="6D20143D" wp14:editId="6ACF1FF8">
            <wp:extent cx="5306291" cy="3288963"/>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66" cy="3300228"/>
                    </a:xfrm>
                    <a:prstGeom prst="rect">
                      <a:avLst/>
                    </a:prstGeom>
                  </pic:spPr>
                </pic:pic>
              </a:graphicData>
            </a:graphic>
          </wp:inline>
        </w:drawing>
      </w:r>
    </w:p>
    <w:p w14:paraId="5ED6896D" w14:textId="270A679A" w:rsidR="00863B53" w:rsidRDefault="00863B53" w:rsidP="00B20FDA">
      <w:pPr>
        <w:pStyle w:val="Ttulo1"/>
        <w:jc w:val="both"/>
      </w:pPr>
      <w:bookmarkStart w:id="6" w:name="_Toc83087954"/>
      <w:r>
        <w:t>5</w:t>
      </w:r>
      <w:r w:rsidR="006C4565">
        <w:t>.</w:t>
      </w:r>
      <w:r>
        <w:t xml:space="preserve"> </w:t>
      </w:r>
      <w:r w:rsidRPr="00863B53">
        <w:t>Describe las principales carpetas utilizadas en la gestión de Linux</w:t>
      </w:r>
      <w:bookmarkEnd w:id="6"/>
    </w:p>
    <w:p w14:paraId="5535582F" w14:textId="14353702" w:rsidR="006C4565" w:rsidRDefault="00B20FDA" w:rsidP="00B20FDA">
      <w:pPr>
        <w:pStyle w:val="Prrafodelista"/>
        <w:numPr>
          <w:ilvl w:val="0"/>
          <w:numId w:val="9"/>
        </w:numPr>
        <w:jc w:val="both"/>
      </w:pPr>
      <w:r w:rsidRPr="00B20FDA">
        <w:rPr>
          <w:b/>
          <w:bCs/>
        </w:rPr>
        <w:t>/</w:t>
      </w:r>
      <w:proofErr w:type="spellStart"/>
      <w:r w:rsidRPr="00B20FDA">
        <w:rPr>
          <w:b/>
          <w:bCs/>
        </w:rPr>
        <w:t>bin</w:t>
      </w:r>
      <w:proofErr w:type="spellEnd"/>
      <w:r>
        <w:t xml:space="preserve">: Almacena las aplicaciones (comandos) básicos del sistema. </w:t>
      </w:r>
    </w:p>
    <w:p w14:paraId="655F4DB6" w14:textId="7DDCF574" w:rsidR="00B20FDA" w:rsidRDefault="00B20FDA" w:rsidP="00B20FDA">
      <w:pPr>
        <w:pStyle w:val="Prrafodelista"/>
        <w:numPr>
          <w:ilvl w:val="0"/>
          <w:numId w:val="9"/>
        </w:numPr>
        <w:jc w:val="both"/>
      </w:pPr>
      <w:r w:rsidRPr="00B20FDA">
        <w:rPr>
          <w:b/>
          <w:bCs/>
        </w:rPr>
        <w:t>/</w:t>
      </w:r>
      <w:proofErr w:type="spellStart"/>
      <w:r w:rsidRPr="00B20FDA">
        <w:rPr>
          <w:b/>
          <w:bCs/>
        </w:rPr>
        <w:t>boot</w:t>
      </w:r>
      <w:proofErr w:type="spellEnd"/>
      <w:r>
        <w:t xml:space="preserve">: Aquí se encuentran los archivos necesarios para el inicio del sistema, así como los correspondientes al cargador de arranque. </w:t>
      </w:r>
    </w:p>
    <w:p w14:paraId="20C1515D" w14:textId="0B2EAE99" w:rsidR="00B20FDA" w:rsidRDefault="00B20FDA" w:rsidP="00B20FDA">
      <w:pPr>
        <w:pStyle w:val="Prrafodelista"/>
        <w:numPr>
          <w:ilvl w:val="0"/>
          <w:numId w:val="9"/>
        </w:numPr>
        <w:jc w:val="both"/>
      </w:pPr>
      <w:r w:rsidRPr="00B20FDA">
        <w:rPr>
          <w:b/>
          <w:bCs/>
        </w:rPr>
        <w:t>/</w:t>
      </w:r>
      <w:proofErr w:type="spellStart"/>
      <w:r w:rsidRPr="00B20FDA">
        <w:rPr>
          <w:b/>
          <w:bCs/>
        </w:rPr>
        <w:t>dev</w:t>
      </w:r>
      <w:proofErr w:type="spellEnd"/>
      <w:r>
        <w:t xml:space="preserve">: Cada uno de los archivos representa un dispositivo del sistema. </w:t>
      </w:r>
    </w:p>
    <w:p w14:paraId="18ECCC92" w14:textId="5BC2B5B2" w:rsidR="00B20FDA" w:rsidRDefault="00B20FDA" w:rsidP="00B20FDA">
      <w:pPr>
        <w:pStyle w:val="Prrafodelista"/>
        <w:numPr>
          <w:ilvl w:val="0"/>
          <w:numId w:val="9"/>
        </w:numPr>
        <w:jc w:val="both"/>
      </w:pPr>
      <w:r w:rsidRPr="00B20FDA">
        <w:rPr>
          <w:b/>
          <w:bCs/>
        </w:rPr>
        <w:t>/</w:t>
      </w:r>
      <w:proofErr w:type="spellStart"/>
      <w:r w:rsidRPr="00B20FDA">
        <w:rPr>
          <w:b/>
          <w:bCs/>
        </w:rPr>
        <w:t>etc</w:t>
      </w:r>
      <w:proofErr w:type="spellEnd"/>
      <w:r>
        <w:t xml:space="preserve">: Es el directorio donde se encontrarán la mayoría de los archivos de configuración del sistema y de otras aplicaciones importantes. </w:t>
      </w:r>
    </w:p>
    <w:p w14:paraId="57C164E0" w14:textId="1D71D87B" w:rsidR="00B20FDA" w:rsidRDefault="00B20FDA" w:rsidP="00B20FDA">
      <w:pPr>
        <w:pStyle w:val="Prrafodelista"/>
        <w:numPr>
          <w:ilvl w:val="0"/>
          <w:numId w:val="9"/>
        </w:numPr>
        <w:jc w:val="both"/>
      </w:pPr>
      <w:r>
        <w:rPr>
          <w:b/>
          <w:bCs/>
        </w:rPr>
        <w:t>/home</w:t>
      </w:r>
      <w:r>
        <w:t xml:space="preserve">: Donde se encontrarán los directorios personales de los usuarios del sistema. </w:t>
      </w:r>
    </w:p>
    <w:p w14:paraId="338AA6F9" w14:textId="0ADDDED8" w:rsidR="00B20FDA" w:rsidRDefault="00B20FDA" w:rsidP="00B20FDA">
      <w:pPr>
        <w:pStyle w:val="Prrafodelista"/>
        <w:numPr>
          <w:ilvl w:val="0"/>
          <w:numId w:val="9"/>
        </w:numPr>
        <w:jc w:val="both"/>
      </w:pPr>
      <w:r>
        <w:rPr>
          <w:b/>
          <w:bCs/>
        </w:rPr>
        <w:t>/</w:t>
      </w:r>
      <w:proofErr w:type="spellStart"/>
      <w:r>
        <w:rPr>
          <w:b/>
          <w:bCs/>
        </w:rPr>
        <w:t>lib</w:t>
      </w:r>
      <w:proofErr w:type="spellEnd"/>
      <w:r>
        <w:t xml:space="preserve">: Bibliotecas compartidas necesarias para la ejecución del sistema. </w:t>
      </w:r>
    </w:p>
    <w:p w14:paraId="7CBAC0DC" w14:textId="6DB2814B" w:rsidR="00B20FDA" w:rsidRDefault="00B20FDA" w:rsidP="00B20FDA">
      <w:pPr>
        <w:pStyle w:val="Prrafodelista"/>
        <w:numPr>
          <w:ilvl w:val="0"/>
          <w:numId w:val="9"/>
        </w:numPr>
        <w:jc w:val="both"/>
      </w:pPr>
      <w:r>
        <w:rPr>
          <w:b/>
          <w:bCs/>
        </w:rPr>
        <w:t>/</w:t>
      </w:r>
      <w:proofErr w:type="spellStart"/>
      <w:r>
        <w:rPr>
          <w:b/>
          <w:bCs/>
        </w:rPr>
        <w:t>mnt</w:t>
      </w:r>
      <w:proofErr w:type="spellEnd"/>
      <w:r>
        <w:t xml:space="preserve">: Se trata del directorio en el que se solía ‘montar’ los distintos dispositivos de almacenamiento (discos duros externos, pendrives…) pero que ahora ha quedado obsoleto porque se utiliza el nuevo directorio </w:t>
      </w:r>
      <w:r w:rsidRPr="00B20FDA">
        <w:rPr>
          <w:b/>
          <w:bCs/>
        </w:rPr>
        <w:t xml:space="preserve">/media </w:t>
      </w:r>
      <w:r>
        <w:t xml:space="preserve">para dicha función. </w:t>
      </w:r>
    </w:p>
    <w:p w14:paraId="74170637" w14:textId="737F8366" w:rsidR="00B20FDA" w:rsidRDefault="00B20FDA" w:rsidP="00B20FDA">
      <w:pPr>
        <w:pStyle w:val="Prrafodelista"/>
        <w:numPr>
          <w:ilvl w:val="0"/>
          <w:numId w:val="9"/>
        </w:numPr>
        <w:jc w:val="both"/>
      </w:pPr>
      <w:r>
        <w:rPr>
          <w:b/>
          <w:bCs/>
        </w:rPr>
        <w:t>/</w:t>
      </w:r>
      <w:proofErr w:type="spellStart"/>
      <w:r>
        <w:rPr>
          <w:b/>
          <w:bCs/>
        </w:rPr>
        <w:t>proc</w:t>
      </w:r>
      <w:proofErr w:type="spellEnd"/>
      <w:r>
        <w:t>: Mantiene ficheros que almacenan el estado (procesos, dispositivos) del sistema.</w:t>
      </w:r>
    </w:p>
    <w:p w14:paraId="7DE0C6A1" w14:textId="0A91AF66" w:rsidR="00B20FDA" w:rsidRDefault="00B20FDA" w:rsidP="00B20FDA">
      <w:pPr>
        <w:pStyle w:val="Prrafodelista"/>
        <w:numPr>
          <w:ilvl w:val="0"/>
          <w:numId w:val="9"/>
        </w:numPr>
        <w:jc w:val="both"/>
      </w:pPr>
      <w:r>
        <w:rPr>
          <w:b/>
          <w:bCs/>
        </w:rPr>
        <w:t>/</w:t>
      </w:r>
      <w:proofErr w:type="spellStart"/>
      <w:r>
        <w:rPr>
          <w:b/>
          <w:bCs/>
        </w:rPr>
        <w:t>root</w:t>
      </w:r>
      <w:proofErr w:type="spellEnd"/>
      <w:r>
        <w:t xml:space="preserve">: Es el directorio personal del administrador del sistema. </w:t>
      </w:r>
    </w:p>
    <w:p w14:paraId="12029813" w14:textId="239A6BBE" w:rsidR="00B20FDA" w:rsidRDefault="00B20FDA" w:rsidP="00B20FDA">
      <w:pPr>
        <w:pStyle w:val="Prrafodelista"/>
        <w:numPr>
          <w:ilvl w:val="0"/>
          <w:numId w:val="9"/>
        </w:numPr>
        <w:jc w:val="both"/>
      </w:pPr>
      <w:r>
        <w:rPr>
          <w:b/>
          <w:bCs/>
        </w:rPr>
        <w:t>/</w:t>
      </w:r>
      <w:proofErr w:type="spellStart"/>
      <w:r>
        <w:rPr>
          <w:b/>
          <w:bCs/>
        </w:rPr>
        <w:t>sbin</w:t>
      </w:r>
      <w:proofErr w:type="spellEnd"/>
      <w:r>
        <w:t xml:space="preserve">: Comandos de administración del sistema. </w:t>
      </w:r>
    </w:p>
    <w:p w14:paraId="762412D7" w14:textId="0D3461F8" w:rsidR="00B20FDA" w:rsidRDefault="00B20FDA" w:rsidP="00B20FDA">
      <w:pPr>
        <w:pStyle w:val="Prrafodelista"/>
        <w:numPr>
          <w:ilvl w:val="0"/>
          <w:numId w:val="9"/>
        </w:numPr>
        <w:jc w:val="both"/>
      </w:pPr>
      <w:r>
        <w:rPr>
          <w:b/>
          <w:bCs/>
        </w:rPr>
        <w:t>/</w:t>
      </w:r>
      <w:proofErr w:type="spellStart"/>
      <w:r>
        <w:rPr>
          <w:b/>
          <w:bCs/>
        </w:rPr>
        <w:t>usr</w:t>
      </w:r>
      <w:proofErr w:type="spellEnd"/>
      <w:r>
        <w:t xml:space="preserve">: Ubicación que normalmente se dedica para instalar aplicaciones de usuario. </w:t>
      </w:r>
    </w:p>
    <w:p w14:paraId="2D9F0FA2" w14:textId="6F27E7FE" w:rsidR="00B20FDA" w:rsidRPr="006C4565" w:rsidRDefault="00B20FDA" w:rsidP="00B20FDA">
      <w:pPr>
        <w:pStyle w:val="Prrafodelista"/>
        <w:numPr>
          <w:ilvl w:val="0"/>
          <w:numId w:val="9"/>
        </w:numPr>
        <w:jc w:val="both"/>
      </w:pPr>
      <w:r>
        <w:rPr>
          <w:b/>
          <w:bCs/>
        </w:rPr>
        <w:t>/</w:t>
      </w:r>
      <w:proofErr w:type="spellStart"/>
      <w:r>
        <w:rPr>
          <w:b/>
          <w:bCs/>
        </w:rPr>
        <w:t>var</w:t>
      </w:r>
      <w:proofErr w:type="spellEnd"/>
      <w:r>
        <w:t xml:space="preserve">: Su contenido no se explica brevemente, ya que en él podremos los archivos de registro del sistema, archivos temporales del servicio de correo, o el directorio de trabajo del servidor de páginas web. </w:t>
      </w:r>
    </w:p>
    <w:p w14:paraId="24623EEF" w14:textId="6A848E0F" w:rsidR="00627C95" w:rsidRDefault="00212752" w:rsidP="006D2FA2">
      <w:pPr>
        <w:pStyle w:val="Ttulo1"/>
        <w:jc w:val="both"/>
      </w:pPr>
      <w:bookmarkStart w:id="7" w:name="_Toc83087955"/>
      <w:r>
        <w:lastRenderedPageBreak/>
        <w:t xml:space="preserve">6 </w:t>
      </w:r>
      <w:r w:rsidRPr="00212752">
        <w:t>¿Cuál es la dirección IP asignada a tu máquina virtual? ¿Qué comando has utilizado?</w:t>
      </w:r>
      <w:bookmarkEnd w:id="7"/>
    </w:p>
    <w:p w14:paraId="7A4AC5D7" w14:textId="327AA717" w:rsidR="006D2FA2" w:rsidRPr="006D2FA2" w:rsidRDefault="006D2FA2" w:rsidP="006D2FA2">
      <w:pPr>
        <w:jc w:val="both"/>
      </w:pPr>
      <w:r>
        <w:t xml:space="preserve">Mi máquina virtual tiene la </w:t>
      </w:r>
      <w:proofErr w:type="spellStart"/>
      <w:r>
        <w:t>ip</w:t>
      </w:r>
      <w:proofErr w:type="spellEnd"/>
      <w:r>
        <w:t xml:space="preserve"> </w:t>
      </w:r>
      <w:r w:rsidRPr="006D2FA2">
        <w:rPr>
          <w:b/>
          <w:bCs/>
        </w:rPr>
        <w:t>10.0.2.15</w:t>
      </w:r>
      <w:r>
        <w:t xml:space="preserve">. Para verla he utilizado el comando </w:t>
      </w:r>
      <w:proofErr w:type="spellStart"/>
      <w:r w:rsidRPr="006D2FA2">
        <w:rPr>
          <w:b/>
          <w:bCs/>
          <w:i/>
          <w:iCs/>
        </w:rPr>
        <w:t>ifconfig</w:t>
      </w:r>
      <w:proofErr w:type="spellEnd"/>
      <w:r w:rsidR="003D6CC3">
        <w:rPr>
          <w:b/>
          <w:bCs/>
          <w:i/>
          <w:iCs/>
        </w:rPr>
        <w:t xml:space="preserve"> </w:t>
      </w:r>
      <w:r w:rsidR="003D6CC3">
        <w:t xml:space="preserve">(habiendo instalado </w:t>
      </w:r>
      <w:r w:rsidR="003D6CC3" w:rsidRPr="003D6CC3">
        <w:rPr>
          <w:b/>
          <w:bCs/>
          <w:i/>
          <w:iCs/>
        </w:rPr>
        <w:t>net-</w:t>
      </w:r>
      <w:proofErr w:type="spellStart"/>
      <w:r w:rsidR="003D6CC3" w:rsidRPr="003D6CC3">
        <w:rPr>
          <w:b/>
          <w:bCs/>
          <w:i/>
          <w:iCs/>
        </w:rPr>
        <w:t>tools</w:t>
      </w:r>
      <w:proofErr w:type="spellEnd"/>
      <w:r w:rsidR="003D6CC3">
        <w:t xml:space="preserve"> previamente, con </w:t>
      </w:r>
      <w:proofErr w:type="spellStart"/>
      <w:r w:rsidR="003D6CC3" w:rsidRPr="003D6CC3">
        <w:rPr>
          <w:b/>
          <w:bCs/>
          <w:i/>
          <w:iCs/>
        </w:rPr>
        <w:t>apt</w:t>
      </w:r>
      <w:proofErr w:type="spellEnd"/>
      <w:r w:rsidR="003D6CC3" w:rsidRPr="003D6CC3">
        <w:rPr>
          <w:b/>
          <w:bCs/>
          <w:i/>
          <w:iCs/>
        </w:rPr>
        <w:t xml:space="preserve"> </w:t>
      </w:r>
      <w:proofErr w:type="spellStart"/>
      <w:r w:rsidR="003D6CC3" w:rsidRPr="003D6CC3">
        <w:rPr>
          <w:b/>
          <w:bCs/>
          <w:i/>
          <w:iCs/>
        </w:rPr>
        <w:t>install</w:t>
      </w:r>
      <w:proofErr w:type="spellEnd"/>
      <w:r w:rsidR="003D6CC3" w:rsidRPr="003D6CC3">
        <w:rPr>
          <w:b/>
          <w:bCs/>
          <w:i/>
          <w:iCs/>
        </w:rPr>
        <w:t xml:space="preserve"> net-</w:t>
      </w:r>
      <w:proofErr w:type="spellStart"/>
      <w:r w:rsidR="003D6CC3" w:rsidRPr="003D6CC3">
        <w:rPr>
          <w:b/>
          <w:bCs/>
          <w:i/>
          <w:iCs/>
        </w:rPr>
        <w:t>tools</w:t>
      </w:r>
      <w:proofErr w:type="spellEnd"/>
      <w:r w:rsidR="003D6CC3">
        <w:t>)</w:t>
      </w:r>
      <w:r>
        <w:t xml:space="preserve">, aunque también aparecería mediante </w:t>
      </w:r>
      <w:proofErr w:type="spellStart"/>
      <w:r w:rsidRPr="006D2FA2">
        <w:rPr>
          <w:b/>
          <w:bCs/>
          <w:i/>
          <w:iCs/>
        </w:rPr>
        <w:t>hostname</w:t>
      </w:r>
      <w:proofErr w:type="spellEnd"/>
      <w:r w:rsidRPr="006D2FA2">
        <w:rPr>
          <w:b/>
          <w:bCs/>
          <w:i/>
          <w:iCs/>
        </w:rPr>
        <w:t xml:space="preserve"> -I</w:t>
      </w:r>
      <w:r>
        <w:t xml:space="preserve">. </w:t>
      </w:r>
    </w:p>
    <w:p w14:paraId="614933DF" w14:textId="73BF07D3" w:rsidR="00212752" w:rsidRDefault="00212752" w:rsidP="00DC4281">
      <w:pPr>
        <w:jc w:val="center"/>
      </w:pPr>
      <w:r w:rsidRPr="00212752">
        <w:rPr>
          <w:noProof/>
        </w:rPr>
        <w:drawing>
          <wp:inline distT="0" distB="0" distL="0" distR="0" wp14:anchorId="4D41F026" wp14:editId="4287B055">
            <wp:extent cx="4340909" cy="33912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833" cy="3412239"/>
                    </a:xfrm>
                    <a:prstGeom prst="rect">
                      <a:avLst/>
                    </a:prstGeom>
                  </pic:spPr>
                </pic:pic>
              </a:graphicData>
            </a:graphic>
          </wp:inline>
        </w:drawing>
      </w:r>
    </w:p>
    <w:p w14:paraId="029C18ED" w14:textId="3974E589" w:rsidR="006D2FA2" w:rsidRDefault="006D2FA2" w:rsidP="006D2FA2"/>
    <w:p w14:paraId="54967D68" w14:textId="31DFE7C7" w:rsidR="006D2FA2" w:rsidRPr="006D2FA2" w:rsidRDefault="003D6CC3" w:rsidP="006D2FA2">
      <w:r>
        <w:tab/>
      </w:r>
    </w:p>
    <w:p w14:paraId="3A5F6C11" w14:textId="79C1A263" w:rsidR="009938E1" w:rsidRPr="009938E1" w:rsidRDefault="00212752" w:rsidP="009938E1">
      <w:pPr>
        <w:pStyle w:val="Ttulo1"/>
      </w:pPr>
      <w:bookmarkStart w:id="8" w:name="_Toc83087956"/>
      <w:r>
        <w:t>7</w:t>
      </w:r>
      <w:r w:rsidR="003D6CC3">
        <w:t>.</w:t>
      </w:r>
      <w:r>
        <w:t xml:space="preserve"> </w:t>
      </w:r>
      <w:r w:rsidRPr="00212752">
        <w:t>Descarga el software</w:t>
      </w:r>
      <w:r w:rsidR="003D6CC3">
        <w:t xml:space="preserve"> </w:t>
      </w:r>
      <w:proofErr w:type="spellStart"/>
      <w:r w:rsidRPr="00212752">
        <w:t>PuTTY</w:t>
      </w:r>
      <w:proofErr w:type="spellEnd"/>
      <w:r w:rsidR="003D6CC3">
        <w:t xml:space="preserve"> </w:t>
      </w:r>
      <w:r w:rsidRPr="00212752">
        <w:t>en tu S.O. Windows y accede remotamente a la máquina virtual Linux que acabamos de instalar. ¿Qué protocolo estás usando para la conexión?</w:t>
      </w:r>
      <w:bookmarkEnd w:id="8"/>
    </w:p>
    <w:p w14:paraId="10E0E9DB" w14:textId="77777777" w:rsidR="007C73DA" w:rsidRDefault="007C73DA" w:rsidP="007C73DA">
      <w:pPr>
        <w:jc w:val="both"/>
      </w:pPr>
      <w:r>
        <w:t>Se accederá mediante</w:t>
      </w:r>
      <w:r w:rsidR="00DC4281">
        <w:t xml:space="preserve"> </w:t>
      </w:r>
      <w:r>
        <w:t xml:space="preserve">un </w:t>
      </w:r>
      <w:r w:rsidR="00DC4281">
        <w:t xml:space="preserve">protocolo </w:t>
      </w:r>
      <w:r w:rsidRPr="007F1FE6">
        <w:rPr>
          <w:b/>
          <w:bCs/>
          <w:i/>
          <w:iCs/>
        </w:rPr>
        <w:t>SSH</w:t>
      </w:r>
      <w:r>
        <w:t>, cuya función es el acceso remoto a un servidor por medio de un canal seguro en el que toda la información está cifrada.</w:t>
      </w:r>
      <w:r w:rsidRPr="007C73DA">
        <w:t xml:space="preserve"> </w:t>
      </w:r>
      <w:r>
        <w:t xml:space="preserve">Para acceder a la </w:t>
      </w:r>
      <w:r w:rsidRPr="007F1FE6">
        <w:rPr>
          <w:b/>
          <w:bCs/>
          <w:i/>
          <w:iCs/>
        </w:rPr>
        <w:t>VM</w:t>
      </w:r>
      <w:r>
        <w:t xml:space="preserve"> desde la consola de mi </w:t>
      </w:r>
      <w:r w:rsidRPr="007F1FE6">
        <w:rPr>
          <w:b/>
          <w:bCs/>
        </w:rPr>
        <w:t>S.O</w:t>
      </w:r>
      <w:r>
        <w:t xml:space="preserve"> (Windows) utilizando </w:t>
      </w:r>
      <w:proofErr w:type="spellStart"/>
      <w:r w:rsidRPr="007F1FE6">
        <w:rPr>
          <w:b/>
          <w:bCs/>
        </w:rPr>
        <w:t>PuTTY</w:t>
      </w:r>
      <w:proofErr w:type="spellEnd"/>
      <w:r>
        <w:t xml:space="preserve">, se ha debido crear la conexión entre la </w:t>
      </w:r>
      <w:r w:rsidRPr="007F1FE6">
        <w:rPr>
          <w:b/>
          <w:bCs/>
          <w:i/>
          <w:iCs/>
        </w:rPr>
        <w:t>NAT</w:t>
      </w:r>
      <w:r>
        <w:t xml:space="preserve"> de la </w:t>
      </w:r>
      <w:r w:rsidRPr="007F1FE6">
        <w:rPr>
          <w:b/>
          <w:bCs/>
          <w:i/>
          <w:iCs/>
        </w:rPr>
        <w:t>VM</w:t>
      </w:r>
      <w:r>
        <w:t xml:space="preserve"> y la red del equipo original (aquel con mi </w:t>
      </w:r>
      <w:r w:rsidRPr="007F1FE6">
        <w:rPr>
          <w:b/>
          <w:bCs/>
          <w:i/>
          <w:iCs/>
        </w:rPr>
        <w:t>S.O</w:t>
      </w:r>
      <w:r>
        <w:t>).</w:t>
      </w:r>
      <w:r w:rsidRPr="007C73DA">
        <w:t xml:space="preserve"> </w:t>
      </w:r>
    </w:p>
    <w:p w14:paraId="7FD5C78A" w14:textId="77777777" w:rsidR="009938E1" w:rsidRDefault="007C73DA" w:rsidP="007C73DA">
      <w:pPr>
        <w:jc w:val="both"/>
      </w:pPr>
      <w:r w:rsidRPr="00DC4281">
        <w:drawing>
          <wp:inline distT="0" distB="0" distL="0" distR="0" wp14:anchorId="651233E8" wp14:editId="44B6B60E">
            <wp:extent cx="5964555" cy="7035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4555" cy="703580"/>
                    </a:xfrm>
                    <a:prstGeom prst="rect">
                      <a:avLst/>
                    </a:prstGeom>
                  </pic:spPr>
                </pic:pic>
              </a:graphicData>
            </a:graphic>
          </wp:inline>
        </w:drawing>
      </w:r>
    </w:p>
    <w:p w14:paraId="2183CEDA" w14:textId="77777777" w:rsidR="009938E1" w:rsidRDefault="009938E1" w:rsidP="007C73DA">
      <w:pPr>
        <w:jc w:val="both"/>
      </w:pPr>
    </w:p>
    <w:p w14:paraId="0A088690" w14:textId="77777777" w:rsidR="009938E1" w:rsidRDefault="009938E1" w:rsidP="007C73DA">
      <w:pPr>
        <w:jc w:val="both"/>
      </w:pPr>
    </w:p>
    <w:p w14:paraId="3D256761" w14:textId="041EF7AA" w:rsidR="007C73DA" w:rsidRDefault="009938E1" w:rsidP="007C73DA">
      <w:pPr>
        <w:jc w:val="both"/>
      </w:pPr>
      <w:r w:rsidRPr="009938E1">
        <w:lastRenderedPageBreak/>
        <w:drawing>
          <wp:inline distT="0" distB="0" distL="0" distR="0" wp14:anchorId="5FEAAF3D" wp14:editId="0B971410">
            <wp:extent cx="5964555" cy="38474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4555" cy="3847465"/>
                    </a:xfrm>
                    <a:prstGeom prst="rect">
                      <a:avLst/>
                    </a:prstGeom>
                  </pic:spPr>
                </pic:pic>
              </a:graphicData>
            </a:graphic>
          </wp:inline>
        </w:drawing>
      </w:r>
    </w:p>
    <w:p w14:paraId="330FF4D3" w14:textId="063001BF" w:rsidR="009938E1" w:rsidRDefault="009938E1" w:rsidP="007C73DA">
      <w:pPr>
        <w:jc w:val="both"/>
      </w:pPr>
    </w:p>
    <w:p w14:paraId="7ABFAD9D" w14:textId="79DEF558" w:rsidR="009938E1" w:rsidRDefault="009938E1" w:rsidP="007F1FE6">
      <w:pPr>
        <w:pStyle w:val="Ttulo1"/>
        <w:jc w:val="both"/>
        <w:rPr>
          <w:shd w:val="clear" w:color="auto" w:fill="FFFFFF"/>
        </w:rPr>
      </w:pPr>
      <w:bookmarkStart w:id="9" w:name="_Toc83087957"/>
      <w:r>
        <w:rPr>
          <w:shd w:val="clear" w:color="auto" w:fill="FFFFFF"/>
        </w:rPr>
        <w:t xml:space="preserve">8.Haz un breve resumen de para qué se utiliza el comando </w:t>
      </w:r>
      <w:proofErr w:type="spellStart"/>
      <w:r>
        <w:rPr>
          <w:shd w:val="clear" w:color="auto" w:fill="FFFFFF"/>
        </w:rPr>
        <w:t>apt-get</w:t>
      </w:r>
      <w:proofErr w:type="spellEnd"/>
      <w:r>
        <w:rPr>
          <w:shd w:val="clear" w:color="auto" w:fill="FFFFFF"/>
        </w:rPr>
        <w:t>. Describe 5 de las opciones que estimes más relevantes.</w:t>
      </w:r>
      <w:bookmarkEnd w:id="9"/>
    </w:p>
    <w:p w14:paraId="79771EE3" w14:textId="1F0BDB03" w:rsidR="009938E1" w:rsidRDefault="00564BE8" w:rsidP="007F1FE6">
      <w:pPr>
        <w:jc w:val="both"/>
        <w:rPr>
          <w:shd w:val="clear" w:color="auto" w:fill="FFFFFF"/>
        </w:rPr>
      </w:pPr>
      <w:r w:rsidRPr="0053762F">
        <w:rPr>
          <w:b/>
          <w:bCs/>
          <w:i/>
          <w:iCs/>
          <w:shd w:val="clear" w:color="auto" w:fill="FFFFFF"/>
        </w:rPr>
        <w:t>A</w:t>
      </w:r>
      <w:r w:rsidR="007F1FE6" w:rsidRPr="0053762F">
        <w:rPr>
          <w:b/>
          <w:bCs/>
          <w:i/>
          <w:iCs/>
          <w:shd w:val="clear" w:color="auto" w:fill="FFFFFF"/>
        </w:rPr>
        <w:t>PT</w:t>
      </w:r>
      <w:r w:rsidR="007F1FE6">
        <w:rPr>
          <w:shd w:val="clear" w:color="auto" w:fill="FFFFFF"/>
        </w:rPr>
        <w:t xml:space="preserve"> es una biblioteca de funciones</w:t>
      </w:r>
      <w:r w:rsidR="007F1FE6" w:rsidRPr="0053762F">
        <w:rPr>
          <w:b/>
          <w:bCs/>
          <w:shd w:val="clear" w:color="auto" w:fill="FFFFFF"/>
        </w:rPr>
        <w:t xml:space="preserve"> C++</w:t>
      </w:r>
      <w:r w:rsidR="007F1FE6" w:rsidRPr="007F1FE6">
        <w:rPr>
          <w:shd w:val="clear" w:color="auto" w:fill="FFFFFF"/>
        </w:rPr>
        <w:t xml:space="preserve"> </w:t>
      </w:r>
      <w:r w:rsidR="007F1FE6">
        <w:rPr>
          <w:shd w:val="clear" w:color="auto" w:fill="FFFFFF"/>
        </w:rPr>
        <w:t xml:space="preserve">que se emplea por varios programas de línea de comandos para distribuir paquetes. Hace referencia a </w:t>
      </w:r>
      <w:proofErr w:type="spellStart"/>
      <w:r w:rsidR="007F1FE6" w:rsidRPr="0053762F">
        <w:rPr>
          <w:i/>
          <w:iCs/>
          <w:shd w:val="clear" w:color="auto" w:fill="FFFFFF"/>
        </w:rPr>
        <w:t>Advanced</w:t>
      </w:r>
      <w:proofErr w:type="spellEnd"/>
      <w:r w:rsidR="007F1FE6" w:rsidRPr="0053762F">
        <w:rPr>
          <w:i/>
          <w:iCs/>
          <w:shd w:val="clear" w:color="auto" w:fill="FFFFFF"/>
        </w:rPr>
        <w:t xml:space="preserve"> </w:t>
      </w:r>
      <w:proofErr w:type="spellStart"/>
      <w:r w:rsidR="007F1FE6" w:rsidRPr="0053762F">
        <w:rPr>
          <w:i/>
          <w:iCs/>
          <w:shd w:val="clear" w:color="auto" w:fill="FFFFFF"/>
        </w:rPr>
        <w:t>Packaging</w:t>
      </w:r>
      <w:proofErr w:type="spellEnd"/>
      <w:r w:rsidR="007F1FE6" w:rsidRPr="0053762F">
        <w:rPr>
          <w:i/>
          <w:iCs/>
          <w:shd w:val="clear" w:color="auto" w:fill="FFFFFF"/>
        </w:rPr>
        <w:t xml:space="preserve"> Tool</w:t>
      </w:r>
      <w:r w:rsidR="007F1FE6">
        <w:rPr>
          <w:shd w:val="clear" w:color="auto" w:fill="FFFFFF"/>
        </w:rPr>
        <w:t xml:space="preserve"> y su comando más utilizado </w:t>
      </w:r>
      <w:r w:rsidR="0053762F">
        <w:rPr>
          <w:shd w:val="clear" w:color="auto" w:fill="FFFFFF"/>
        </w:rPr>
        <w:t>es</w:t>
      </w:r>
      <w:r w:rsidR="007F1FE6">
        <w:rPr>
          <w:shd w:val="clear" w:color="auto" w:fill="FFFFFF"/>
        </w:rPr>
        <w:t xml:space="preserve"> </w:t>
      </w:r>
      <w:proofErr w:type="spellStart"/>
      <w:r w:rsidR="007F1FE6" w:rsidRPr="0053762F">
        <w:rPr>
          <w:b/>
          <w:bCs/>
          <w:i/>
          <w:iCs/>
          <w:shd w:val="clear" w:color="auto" w:fill="FFFFFF"/>
        </w:rPr>
        <w:t>apt-ge</w:t>
      </w:r>
      <w:r w:rsidR="0053762F">
        <w:rPr>
          <w:b/>
          <w:bCs/>
          <w:i/>
          <w:iCs/>
          <w:shd w:val="clear" w:color="auto" w:fill="FFFFFF"/>
        </w:rPr>
        <w:t>t</w:t>
      </w:r>
      <w:proofErr w:type="spellEnd"/>
      <w:r w:rsidR="007F1FE6">
        <w:rPr>
          <w:shd w:val="clear" w:color="auto" w:fill="FFFFFF"/>
        </w:rPr>
        <w:t xml:space="preserve">. </w:t>
      </w:r>
      <w:r w:rsidR="007F1FE6" w:rsidRPr="0053762F">
        <w:rPr>
          <w:b/>
          <w:bCs/>
          <w:i/>
          <w:iCs/>
          <w:shd w:val="clear" w:color="auto" w:fill="FFFFFF"/>
        </w:rPr>
        <w:t>APT</w:t>
      </w:r>
      <w:r w:rsidR="007F1FE6" w:rsidRPr="007F1FE6">
        <w:rPr>
          <w:shd w:val="clear" w:color="auto" w:fill="FFFFFF"/>
        </w:rPr>
        <w:t xml:space="preserve"> fue rápidamente utilizado para funcionar con paquetes </w:t>
      </w:r>
      <w:r w:rsidR="007F1FE6" w:rsidRPr="0053762F">
        <w:rPr>
          <w:b/>
          <w:bCs/>
          <w:i/>
          <w:iCs/>
          <w:shd w:val="clear" w:color="auto" w:fill="FFFFFF"/>
        </w:rPr>
        <w:t>.</w:t>
      </w:r>
      <w:proofErr w:type="spellStart"/>
      <w:r w:rsidR="007F1FE6" w:rsidRPr="0053762F">
        <w:rPr>
          <w:b/>
          <w:bCs/>
          <w:i/>
          <w:iCs/>
          <w:shd w:val="clear" w:color="auto" w:fill="FFFFFF"/>
        </w:rPr>
        <w:t>deb</w:t>
      </w:r>
      <w:proofErr w:type="spellEnd"/>
      <w:r w:rsidR="007F1FE6" w:rsidRPr="007F1FE6">
        <w:rPr>
          <w:shd w:val="clear" w:color="auto" w:fill="FFFFFF"/>
        </w:rPr>
        <w:t xml:space="preserve">, en los sistemas </w:t>
      </w:r>
      <w:r w:rsidR="007F1FE6" w:rsidRPr="0053762F">
        <w:rPr>
          <w:i/>
          <w:iCs/>
          <w:shd w:val="clear" w:color="auto" w:fill="FFFFFF"/>
        </w:rPr>
        <w:t>Debian</w:t>
      </w:r>
      <w:r w:rsidR="007F1FE6" w:rsidRPr="007F1FE6">
        <w:rPr>
          <w:shd w:val="clear" w:color="auto" w:fill="FFFFFF"/>
        </w:rPr>
        <w:t xml:space="preserve"> y distribuciones derivadas</w:t>
      </w:r>
      <w:r w:rsidR="007F1FE6">
        <w:rPr>
          <w:shd w:val="clear" w:color="auto" w:fill="FFFFFF"/>
        </w:rPr>
        <w:t>.</w:t>
      </w:r>
    </w:p>
    <w:p w14:paraId="2F1DD949" w14:textId="77777777" w:rsidR="008848BB" w:rsidRDefault="008848BB" w:rsidP="008848BB">
      <w:pPr>
        <w:jc w:val="both"/>
        <w:rPr>
          <w:color w:val="333333"/>
          <w:sz w:val="18"/>
          <w:szCs w:val="18"/>
          <w:shd w:val="clear" w:color="auto" w:fill="FFFFFF"/>
          <w:lang w:val="en-GB"/>
        </w:rPr>
      </w:pPr>
    </w:p>
    <w:p w14:paraId="405E5DDC" w14:textId="40517846" w:rsidR="008848BB" w:rsidRPr="0053762F" w:rsidRDefault="008848BB" w:rsidP="008848BB">
      <w:pPr>
        <w:pStyle w:val="Prrafodelista"/>
        <w:numPr>
          <w:ilvl w:val="0"/>
          <w:numId w:val="10"/>
        </w:numPr>
        <w:jc w:val="both"/>
        <w:rPr>
          <w:b/>
          <w:bCs/>
          <w:i/>
          <w:iCs/>
          <w:color w:val="333333"/>
          <w:sz w:val="18"/>
          <w:szCs w:val="18"/>
          <w:shd w:val="clear" w:color="auto" w:fill="FFFFFF"/>
        </w:rPr>
      </w:pPr>
      <w:proofErr w:type="spellStart"/>
      <w:r w:rsidRPr="0053762F">
        <w:rPr>
          <w:b/>
          <w:bCs/>
          <w:color w:val="333333"/>
          <w:sz w:val="18"/>
          <w:szCs w:val="18"/>
          <w:shd w:val="clear" w:color="auto" w:fill="FFFFFF"/>
        </w:rPr>
        <w:t>apt-get</w:t>
      </w:r>
      <w:proofErr w:type="spellEnd"/>
      <w:r w:rsidRPr="0053762F">
        <w:rPr>
          <w:b/>
          <w:bCs/>
          <w:color w:val="333333"/>
          <w:sz w:val="18"/>
          <w:szCs w:val="18"/>
          <w:shd w:val="clear" w:color="auto" w:fill="FFFFFF"/>
        </w:rPr>
        <w:t xml:space="preserve"> </w:t>
      </w:r>
      <w:proofErr w:type="spellStart"/>
      <w:r w:rsidRPr="0053762F">
        <w:rPr>
          <w:b/>
          <w:bCs/>
          <w:color w:val="333333"/>
          <w:sz w:val="18"/>
          <w:szCs w:val="18"/>
          <w:shd w:val="clear" w:color="auto" w:fill="FFFFFF"/>
        </w:rPr>
        <w:t>update</w:t>
      </w:r>
      <w:proofErr w:type="spellEnd"/>
      <w:r w:rsidRPr="008848BB">
        <w:rPr>
          <w:color w:val="333333"/>
          <w:sz w:val="18"/>
          <w:szCs w:val="18"/>
          <w:shd w:val="clear" w:color="auto" w:fill="FFFFFF"/>
        </w:rPr>
        <w:t>: Se usa par</w:t>
      </w:r>
      <w:r>
        <w:rPr>
          <w:color w:val="333333"/>
          <w:sz w:val="18"/>
          <w:szCs w:val="18"/>
          <w:shd w:val="clear" w:color="auto" w:fill="FFFFFF"/>
        </w:rPr>
        <w:t xml:space="preserve">a sincronizar el índice de paquetes desde sus fuentes. Los índices de paquetes disponibles se obtienen de lugares específicos en </w:t>
      </w:r>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etc</w:t>
      </w:r>
      <w:proofErr w:type="spellEnd"/>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apt</w:t>
      </w:r>
      <w:proofErr w:type="spellEnd"/>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sources.list</w:t>
      </w:r>
      <w:proofErr w:type="spellEnd"/>
      <w:r w:rsidRPr="0053762F">
        <w:rPr>
          <w:b/>
          <w:bCs/>
          <w:i/>
          <w:iCs/>
          <w:color w:val="333333"/>
          <w:sz w:val="18"/>
          <w:szCs w:val="18"/>
          <w:shd w:val="clear" w:color="auto" w:fill="FFFFFF"/>
        </w:rPr>
        <w:t xml:space="preserve">. </w:t>
      </w:r>
    </w:p>
    <w:p w14:paraId="61F0A15A" w14:textId="25B8B7A7" w:rsidR="008848BB" w:rsidRPr="008848BB" w:rsidRDefault="008848BB" w:rsidP="008848BB">
      <w:pPr>
        <w:pStyle w:val="Prrafodelista"/>
        <w:numPr>
          <w:ilvl w:val="0"/>
          <w:numId w:val="10"/>
        </w:numPr>
        <w:jc w:val="both"/>
      </w:pPr>
      <w:proofErr w:type="spellStart"/>
      <w:r w:rsidRPr="0053762F">
        <w:rPr>
          <w:b/>
          <w:bCs/>
          <w:color w:val="333333"/>
          <w:sz w:val="18"/>
          <w:szCs w:val="18"/>
          <w:shd w:val="clear" w:color="auto" w:fill="FFFFFF"/>
        </w:rPr>
        <w:t>apt-get</w:t>
      </w:r>
      <w:proofErr w:type="spellEnd"/>
      <w:r w:rsidRPr="0053762F">
        <w:rPr>
          <w:b/>
          <w:bCs/>
          <w:color w:val="333333"/>
          <w:sz w:val="18"/>
          <w:szCs w:val="18"/>
          <w:shd w:val="clear" w:color="auto" w:fill="FFFFFF"/>
        </w:rPr>
        <w:t xml:space="preserve"> </w:t>
      </w:r>
      <w:proofErr w:type="spellStart"/>
      <w:r w:rsidRPr="0053762F">
        <w:rPr>
          <w:b/>
          <w:bCs/>
          <w:color w:val="333333"/>
          <w:sz w:val="18"/>
          <w:szCs w:val="18"/>
          <w:shd w:val="clear" w:color="auto" w:fill="FFFFFF"/>
        </w:rPr>
        <w:t>upgrade</w:t>
      </w:r>
      <w:proofErr w:type="spellEnd"/>
      <w:r w:rsidRPr="008848BB">
        <w:rPr>
          <w:color w:val="333333"/>
          <w:sz w:val="18"/>
          <w:szCs w:val="18"/>
          <w:shd w:val="clear" w:color="auto" w:fill="FFFFFF"/>
        </w:rPr>
        <w:t>: Se usa par</w:t>
      </w:r>
      <w:r>
        <w:rPr>
          <w:color w:val="333333"/>
          <w:sz w:val="18"/>
          <w:szCs w:val="18"/>
          <w:shd w:val="clear" w:color="auto" w:fill="FFFFFF"/>
        </w:rPr>
        <w:t xml:space="preserve">a instalar la versión más nueva de todos los paquetes instalados en el sistema provenientes de alguna de las fuentes listadas en </w:t>
      </w:r>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etc</w:t>
      </w:r>
      <w:proofErr w:type="spellEnd"/>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apt</w:t>
      </w:r>
      <w:proofErr w:type="spellEnd"/>
      <w:r w:rsidRPr="0053762F">
        <w:rPr>
          <w:b/>
          <w:bCs/>
          <w:i/>
          <w:iCs/>
          <w:color w:val="333333"/>
          <w:sz w:val="18"/>
          <w:szCs w:val="18"/>
          <w:shd w:val="clear" w:color="auto" w:fill="FFFFFF"/>
        </w:rPr>
        <w:t>/</w:t>
      </w:r>
      <w:proofErr w:type="spellStart"/>
      <w:r w:rsidRPr="0053762F">
        <w:rPr>
          <w:b/>
          <w:bCs/>
          <w:i/>
          <w:iCs/>
          <w:color w:val="333333"/>
          <w:sz w:val="18"/>
          <w:szCs w:val="18"/>
          <w:shd w:val="clear" w:color="auto" w:fill="FFFFFF"/>
        </w:rPr>
        <w:t>sources.list</w:t>
      </w:r>
      <w:proofErr w:type="spellEnd"/>
      <w:r w:rsidRPr="0053762F">
        <w:rPr>
          <w:b/>
          <w:bCs/>
          <w:i/>
          <w:iCs/>
          <w:color w:val="333333"/>
          <w:sz w:val="18"/>
          <w:szCs w:val="18"/>
          <w:shd w:val="clear" w:color="auto" w:fill="FFFFFF"/>
        </w:rPr>
        <w:t xml:space="preserve">. </w:t>
      </w:r>
    </w:p>
    <w:p w14:paraId="53D15FF3" w14:textId="6D1B7D90" w:rsidR="008848BB" w:rsidRPr="008848BB" w:rsidRDefault="008848BB" w:rsidP="008848BB">
      <w:pPr>
        <w:pStyle w:val="Prrafodelista"/>
        <w:numPr>
          <w:ilvl w:val="0"/>
          <w:numId w:val="10"/>
        </w:numPr>
        <w:jc w:val="both"/>
        <w:rPr>
          <w:color w:val="333333"/>
          <w:sz w:val="18"/>
          <w:szCs w:val="18"/>
          <w:shd w:val="clear" w:color="auto" w:fill="FFFFFF"/>
        </w:rPr>
      </w:pPr>
      <w:proofErr w:type="spellStart"/>
      <w:r w:rsidRPr="0053762F">
        <w:rPr>
          <w:b/>
          <w:bCs/>
          <w:color w:val="333333"/>
          <w:sz w:val="18"/>
          <w:szCs w:val="18"/>
          <w:shd w:val="clear" w:color="auto" w:fill="FFFFFF"/>
        </w:rPr>
        <w:t>apt-get</w:t>
      </w:r>
      <w:proofErr w:type="spellEnd"/>
      <w:r w:rsidRPr="0053762F">
        <w:rPr>
          <w:b/>
          <w:bCs/>
          <w:color w:val="333333"/>
          <w:sz w:val="18"/>
          <w:szCs w:val="18"/>
          <w:shd w:val="clear" w:color="auto" w:fill="FFFFFF"/>
        </w:rPr>
        <w:t xml:space="preserve"> </w:t>
      </w:r>
      <w:proofErr w:type="spellStart"/>
      <w:r w:rsidRPr="0053762F">
        <w:rPr>
          <w:b/>
          <w:bCs/>
          <w:color w:val="333333"/>
          <w:sz w:val="18"/>
          <w:szCs w:val="18"/>
          <w:shd w:val="clear" w:color="auto" w:fill="FFFFFF"/>
        </w:rPr>
        <w:t>install</w:t>
      </w:r>
      <w:proofErr w:type="spellEnd"/>
      <w:r w:rsidRPr="008848BB">
        <w:rPr>
          <w:color w:val="333333"/>
          <w:sz w:val="18"/>
          <w:szCs w:val="18"/>
          <w:shd w:val="clear" w:color="auto" w:fill="FFFFFF"/>
        </w:rPr>
        <w:t>: Instala o actualiza lo</w:t>
      </w:r>
      <w:r>
        <w:rPr>
          <w:color w:val="333333"/>
          <w:sz w:val="18"/>
          <w:szCs w:val="18"/>
          <w:shd w:val="clear" w:color="auto" w:fill="FFFFFF"/>
        </w:rPr>
        <w:t xml:space="preserve">s paquetes que siguen a la palabra </w:t>
      </w:r>
      <w:proofErr w:type="spellStart"/>
      <w:r w:rsidRPr="0053762F">
        <w:rPr>
          <w:i/>
          <w:iCs/>
          <w:color w:val="333333"/>
          <w:sz w:val="18"/>
          <w:szCs w:val="18"/>
          <w:shd w:val="clear" w:color="auto" w:fill="FFFFFF"/>
        </w:rPr>
        <w:t>install</w:t>
      </w:r>
      <w:proofErr w:type="spellEnd"/>
      <w:r>
        <w:rPr>
          <w:color w:val="333333"/>
          <w:sz w:val="18"/>
          <w:szCs w:val="18"/>
          <w:shd w:val="clear" w:color="auto" w:fill="FFFFFF"/>
        </w:rPr>
        <w:t xml:space="preserve">. Por ejemplo, </w:t>
      </w:r>
      <w:proofErr w:type="spellStart"/>
      <w:r w:rsidRPr="0053762F">
        <w:rPr>
          <w:b/>
          <w:bCs/>
          <w:i/>
          <w:iCs/>
          <w:color w:val="333333"/>
          <w:sz w:val="18"/>
          <w:szCs w:val="18"/>
          <w:shd w:val="clear" w:color="auto" w:fill="FFFFFF"/>
        </w:rPr>
        <w:t>apt-get</w:t>
      </w:r>
      <w:proofErr w:type="spellEnd"/>
      <w:r w:rsidRPr="0053762F">
        <w:rPr>
          <w:b/>
          <w:bCs/>
          <w:i/>
          <w:iCs/>
          <w:color w:val="333333"/>
          <w:sz w:val="18"/>
          <w:szCs w:val="18"/>
          <w:shd w:val="clear" w:color="auto" w:fill="FFFFFF"/>
        </w:rPr>
        <w:t xml:space="preserve"> </w:t>
      </w:r>
      <w:proofErr w:type="spellStart"/>
      <w:r w:rsidRPr="0053762F">
        <w:rPr>
          <w:b/>
          <w:bCs/>
          <w:i/>
          <w:iCs/>
          <w:color w:val="333333"/>
          <w:sz w:val="18"/>
          <w:szCs w:val="18"/>
          <w:shd w:val="clear" w:color="auto" w:fill="FFFFFF"/>
        </w:rPr>
        <w:t>install</w:t>
      </w:r>
      <w:proofErr w:type="spellEnd"/>
      <w:r w:rsidRPr="0053762F">
        <w:rPr>
          <w:b/>
          <w:bCs/>
          <w:i/>
          <w:iCs/>
          <w:color w:val="333333"/>
          <w:sz w:val="18"/>
          <w:szCs w:val="18"/>
          <w:shd w:val="clear" w:color="auto" w:fill="FFFFFF"/>
        </w:rPr>
        <w:t xml:space="preserve"> </w:t>
      </w:r>
      <w:proofErr w:type="spellStart"/>
      <w:r w:rsidRPr="0053762F">
        <w:rPr>
          <w:b/>
          <w:bCs/>
          <w:i/>
          <w:iCs/>
          <w:color w:val="333333"/>
          <w:sz w:val="18"/>
          <w:szCs w:val="18"/>
          <w:shd w:val="clear" w:color="auto" w:fill="FFFFFF"/>
        </w:rPr>
        <w:t>ssh</w:t>
      </w:r>
      <w:proofErr w:type="spellEnd"/>
      <w:r>
        <w:rPr>
          <w:color w:val="333333"/>
          <w:sz w:val="18"/>
          <w:szCs w:val="18"/>
          <w:shd w:val="clear" w:color="auto" w:fill="FFFFFF"/>
        </w:rPr>
        <w:t>.</w:t>
      </w:r>
    </w:p>
    <w:p w14:paraId="01850B51" w14:textId="49734420" w:rsidR="008848BB" w:rsidRPr="0053762F" w:rsidRDefault="008848BB" w:rsidP="008F2205">
      <w:pPr>
        <w:pStyle w:val="Prrafodelista"/>
        <w:numPr>
          <w:ilvl w:val="0"/>
          <w:numId w:val="10"/>
        </w:numPr>
        <w:jc w:val="both"/>
        <w:rPr>
          <w:color w:val="333333"/>
          <w:sz w:val="18"/>
          <w:szCs w:val="18"/>
          <w:shd w:val="clear" w:color="auto" w:fill="FFFFFF"/>
        </w:rPr>
      </w:pPr>
      <w:proofErr w:type="spellStart"/>
      <w:r w:rsidRPr="0053762F">
        <w:rPr>
          <w:b/>
          <w:bCs/>
          <w:color w:val="333333"/>
          <w:sz w:val="18"/>
          <w:szCs w:val="18"/>
          <w:shd w:val="clear" w:color="auto" w:fill="FFFFFF"/>
        </w:rPr>
        <w:t>apt-get</w:t>
      </w:r>
      <w:proofErr w:type="spellEnd"/>
      <w:r w:rsidRPr="0053762F">
        <w:rPr>
          <w:b/>
          <w:bCs/>
          <w:color w:val="333333"/>
          <w:sz w:val="18"/>
          <w:szCs w:val="18"/>
          <w:shd w:val="clear" w:color="auto" w:fill="FFFFFF"/>
        </w:rPr>
        <w:t xml:space="preserve"> </w:t>
      </w:r>
      <w:proofErr w:type="spellStart"/>
      <w:r w:rsidRPr="0053762F">
        <w:rPr>
          <w:b/>
          <w:bCs/>
          <w:color w:val="333333"/>
          <w:sz w:val="18"/>
          <w:szCs w:val="18"/>
          <w:shd w:val="clear" w:color="auto" w:fill="FFFFFF"/>
        </w:rPr>
        <w:t>remove</w:t>
      </w:r>
      <w:proofErr w:type="spellEnd"/>
      <w:r w:rsidRPr="0053762F">
        <w:rPr>
          <w:color w:val="333333"/>
          <w:sz w:val="18"/>
          <w:szCs w:val="18"/>
          <w:shd w:val="clear" w:color="auto" w:fill="FFFFFF"/>
        </w:rPr>
        <w:t>:</w:t>
      </w:r>
      <w:r w:rsidR="0053762F" w:rsidRPr="0053762F">
        <w:rPr>
          <w:color w:val="333333"/>
          <w:sz w:val="18"/>
          <w:szCs w:val="18"/>
          <w:shd w:val="clear" w:color="auto" w:fill="FFFFFF"/>
        </w:rPr>
        <w:t xml:space="preserve"> Se comporta igual q</w:t>
      </w:r>
      <w:r w:rsidR="0053762F">
        <w:rPr>
          <w:color w:val="333333"/>
          <w:sz w:val="18"/>
          <w:szCs w:val="18"/>
          <w:shd w:val="clear" w:color="auto" w:fill="FFFFFF"/>
        </w:rPr>
        <w:t xml:space="preserve">ue </w:t>
      </w:r>
      <w:proofErr w:type="spellStart"/>
      <w:r w:rsidR="0053762F">
        <w:rPr>
          <w:color w:val="333333"/>
          <w:sz w:val="18"/>
          <w:szCs w:val="18"/>
          <w:shd w:val="clear" w:color="auto" w:fill="FFFFFF"/>
        </w:rPr>
        <w:t>install</w:t>
      </w:r>
      <w:proofErr w:type="spellEnd"/>
      <w:r w:rsidR="0053762F">
        <w:rPr>
          <w:color w:val="333333"/>
          <w:sz w:val="18"/>
          <w:szCs w:val="18"/>
          <w:shd w:val="clear" w:color="auto" w:fill="FFFFFF"/>
        </w:rPr>
        <w:t xml:space="preserve"> pero  elimina los paquetes en vez de instalarlos. </w:t>
      </w:r>
    </w:p>
    <w:p w14:paraId="69EF17A0" w14:textId="77150189" w:rsidR="008848BB" w:rsidRPr="0053762F" w:rsidRDefault="008848BB" w:rsidP="008F2205">
      <w:pPr>
        <w:pStyle w:val="Prrafodelista"/>
        <w:numPr>
          <w:ilvl w:val="0"/>
          <w:numId w:val="10"/>
        </w:numPr>
        <w:jc w:val="both"/>
        <w:rPr>
          <w:color w:val="333333"/>
          <w:sz w:val="18"/>
          <w:szCs w:val="18"/>
          <w:shd w:val="clear" w:color="auto" w:fill="FFFFFF"/>
        </w:rPr>
      </w:pPr>
      <w:proofErr w:type="spellStart"/>
      <w:r w:rsidRPr="0053762F">
        <w:rPr>
          <w:b/>
          <w:bCs/>
          <w:color w:val="333333"/>
          <w:sz w:val="18"/>
          <w:szCs w:val="18"/>
          <w:shd w:val="clear" w:color="auto" w:fill="FFFFFF"/>
        </w:rPr>
        <w:t>apt-get</w:t>
      </w:r>
      <w:proofErr w:type="spellEnd"/>
      <w:r w:rsidRPr="0053762F">
        <w:rPr>
          <w:b/>
          <w:bCs/>
          <w:color w:val="333333"/>
          <w:sz w:val="18"/>
          <w:szCs w:val="18"/>
          <w:shd w:val="clear" w:color="auto" w:fill="FFFFFF"/>
        </w:rPr>
        <w:t xml:space="preserve"> </w:t>
      </w:r>
      <w:proofErr w:type="spellStart"/>
      <w:r w:rsidRPr="0053762F">
        <w:rPr>
          <w:b/>
          <w:bCs/>
          <w:color w:val="333333"/>
          <w:sz w:val="18"/>
          <w:szCs w:val="18"/>
          <w:shd w:val="clear" w:color="auto" w:fill="FFFFFF"/>
        </w:rPr>
        <w:t>check</w:t>
      </w:r>
      <w:proofErr w:type="spellEnd"/>
      <w:r w:rsidR="0053762F" w:rsidRPr="0053762F">
        <w:rPr>
          <w:color w:val="333333"/>
          <w:sz w:val="18"/>
          <w:szCs w:val="18"/>
          <w:shd w:val="clear" w:color="auto" w:fill="FFFFFF"/>
        </w:rPr>
        <w:t>: Es una herramien</w:t>
      </w:r>
      <w:r w:rsidR="0053762F">
        <w:rPr>
          <w:color w:val="333333"/>
          <w:sz w:val="18"/>
          <w:szCs w:val="18"/>
          <w:shd w:val="clear" w:color="auto" w:fill="FFFFFF"/>
        </w:rPr>
        <w:t xml:space="preserve">ta de diagnóstico, actualiza la caché de paquetes y revisa la existencia de dependencias rotas. </w:t>
      </w:r>
    </w:p>
    <w:p w14:paraId="2141B4D6" w14:textId="1F878E2C" w:rsidR="008848BB" w:rsidRDefault="00356A38" w:rsidP="00356A38">
      <w:pPr>
        <w:pStyle w:val="Ttulo1"/>
      </w:pPr>
      <w:bookmarkStart w:id="10" w:name="_Toc83087958"/>
      <w:r w:rsidRPr="00356A38">
        <w:lastRenderedPageBreak/>
        <w:t>9.</w:t>
      </w:r>
      <w:r w:rsidR="00AF664E">
        <w:t xml:space="preserve"> </w:t>
      </w:r>
      <w:r w:rsidRPr="00356A38">
        <w:t xml:space="preserve">¿Es  posible  utilizar  el  comando  </w:t>
      </w:r>
      <w:proofErr w:type="spellStart"/>
      <w:r w:rsidRPr="00356A38">
        <w:t>apt-get</w:t>
      </w:r>
      <w:proofErr w:type="spellEnd"/>
      <w:r w:rsidRPr="00356A38">
        <w:t xml:space="preserve">  en  todas  las  distribuciones  de  Linux?  ¿Qué otros comandos se utilizan en las principales distribuciones?</w:t>
      </w:r>
      <w:bookmarkEnd w:id="10"/>
    </w:p>
    <w:p w14:paraId="406855F5" w14:textId="2CF5163D" w:rsidR="00356A38" w:rsidRDefault="00356A38" w:rsidP="00356A38">
      <w:pPr>
        <w:jc w:val="both"/>
      </w:pPr>
      <w:r>
        <w:t xml:space="preserve">Solamente es posible utilizar el comando </w:t>
      </w:r>
      <w:proofErr w:type="spellStart"/>
      <w:r w:rsidRPr="00AF664E">
        <w:rPr>
          <w:b/>
          <w:bCs/>
        </w:rPr>
        <w:t>apt-get</w:t>
      </w:r>
      <w:proofErr w:type="spellEnd"/>
      <w:r>
        <w:t xml:space="preserve"> en todas aquellas distribuciones de Linux basadas en </w:t>
      </w:r>
      <w:r w:rsidRPr="00AF664E">
        <w:rPr>
          <w:b/>
          <w:bCs/>
        </w:rPr>
        <w:t>Debian</w:t>
      </w:r>
      <w:r>
        <w:t xml:space="preserve">, es decir, en distribuciones como </w:t>
      </w:r>
      <w:proofErr w:type="spellStart"/>
      <w:r w:rsidRPr="00AF664E">
        <w:rPr>
          <w:b/>
          <w:bCs/>
        </w:rPr>
        <w:t>Arch</w:t>
      </w:r>
      <w:proofErr w:type="spellEnd"/>
      <w:r w:rsidRPr="00AF664E">
        <w:rPr>
          <w:b/>
          <w:bCs/>
        </w:rPr>
        <w:t xml:space="preserve"> Linux</w:t>
      </w:r>
      <w:r>
        <w:t xml:space="preserve"> o </w:t>
      </w:r>
      <w:r w:rsidRPr="00AF664E">
        <w:rPr>
          <w:b/>
          <w:bCs/>
        </w:rPr>
        <w:t>Gentoo</w:t>
      </w:r>
      <w:r>
        <w:t xml:space="preserve"> no se podría utilizar. </w:t>
      </w:r>
    </w:p>
    <w:p w14:paraId="5162F973" w14:textId="490238E7" w:rsidR="00356A38" w:rsidRDefault="00356A38" w:rsidP="00356A38">
      <w:pPr>
        <w:jc w:val="both"/>
      </w:pPr>
      <w:r>
        <w:t xml:space="preserve">Para </w:t>
      </w:r>
      <w:proofErr w:type="spellStart"/>
      <w:r w:rsidRPr="00AF664E">
        <w:rPr>
          <w:b/>
          <w:bCs/>
        </w:rPr>
        <w:t>arch</w:t>
      </w:r>
      <w:proofErr w:type="spellEnd"/>
      <w:r w:rsidRPr="00AF664E">
        <w:rPr>
          <w:b/>
          <w:bCs/>
        </w:rPr>
        <w:t xml:space="preserve"> Linux</w:t>
      </w:r>
      <w:r>
        <w:t xml:space="preserve"> se debe usar el comando </w:t>
      </w:r>
      <w:proofErr w:type="spellStart"/>
      <w:r w:rsidRPr="00AF664E">
        <w:rPr>
          <w:b/>
          <w:bCs/>
          <w:i/>
          <w:iCs/>
        </w:rPr>
        <w:t>pacman</w:t>
      </w:r>
      <w:proofErr w:type="spellEnd"/>
      <w:r w:rsidRPr="00AF664E">
        <w:rPr>
          <w:b/>
          <w:bCs/>
          <w:i/>
          <w:iCs/>
        </w:rPr>
        <w:t xml:space="preserve"> </w:t>
      </w:r>
      <w:r w:rsidR="00AF664E" w:rsidRPr="00AF664E">
        <w:rPr>
          <w:b/>
          <w:bCs/>
          <w:i/>
          <w:iCs/>
        </w:rPr>
        <w:t>-S &lt;</w:t>
      </w:r>
      <w:proofErr w:type="spellStart"/>
      <w:r w:rsidR="00AF664E" w:rsidRPr="00AF664E">
        <w:rPr>
          <w:b/>
          <w:bCs/>
          <w:i/>
          <w:iCs/>
        </w:rPr>
        <w:t>package</w:t>
      </w:r>
      <w:proofErr w:type="spellEnd"/>
      <w:r w:rsidR="00AF664E" w:rsidRPr="00AF664E">
        <w:rPr>
          <w:b/>
          <w:bCs/>
          <w:i/>
          <w:iCs/>
        </w:rPr>
        <w:t xml:space="preserve"> </w:t>
      </w:r>
      <w:proofErr w:type="spellStart"/>
      <w:r w:rsidR="00AF664E" w:rsidRPr="00AF664E">
        <w:rPr>
          <w:b/>
          <w:bCs/>
          <w:i/>
          <w:iCs/>
        </w:rPr>
        <w:t>name</w:t>
      </w:r>
      <w:proofErr w:type="spellEnd"/>
      <w:r w:rsidR="00AF664E" w:rsidRPr="00AF664E">
        <w:rPr>
          <w:b/>
          <w:bCs/>
          <w:i/>
          <w:iCs/>
        </w:rPr>
        <w:t>&gt;</w:t>
      </w:r>
      <w:r w:rsidR="00AF664E">
        <w:t xml:space="preserve"> y para </w:t>
      </w:r>
      <w:r w:rsidR="00AF664E">
        <w:rPr>
          <w:b/>
          <w:bCs/>
        </w:rPr>
        <w:t>G</w:t>
      </w:r>
      <w:r w:rsidR="00AF664E" w:rsidRPr="00AF664E">
        <w:rPr>
          <w:b/>
          <w:bCs/>
        </w:rPr>
        <w:t>entoo</w:t>
      </w:r>
      <w:r w:rsidR="00AF664E">
        <w:t xml:space="preserve"> </w:t>
      </w:r>
      <w:r w:rsidR="00AF664E" w:rsidRPr="00AF664E">
        <w:rPr>
          <w:b/>
          <w:bCs/>
          <w:i/>
          <w:iCs/>
        </w:rPr>
        <w:t xml:space="preserve">Equo </w:t>
      </w:r>
      <w:proofErr w:type="spellStart"/>
      <w:r w:rsidR="00AF664E" w:rsidRPr="00AF664E">
        <w:rPr>
          <w:b/>
          <w:bCs/>
          <w:i/>
          <w:iCs/>
        </w:rPr>
        <w:t>install</w:t>
      </w:r>
      <w:proofErr w:type="spellEnd"/>
      <w:r w:rsidR="00AF664E" w:rsidRPr="00AF664E">
        <w:rPr>
          <w:b/>
          <w:bCs/>
          <w:i/>
          <w:iCs/>
        </w:rPr>
        <w:t xml:space="preserve"> </w:t>
      </w:r>
      <w:proofErr w:type="spellStart"/>
      <w:r w:rsidR="00AF664E" w:rsidRPr="00AF664E">
        <w:rPr>
          <w:b/>
          <w:bCs/>
          <w:i/>
          <w:iCs/>
        </w:rPr>
        <w:t>package</w:t>
      </w:r>
      <w:proofErr w:type="spellEnd"/>
      <w:r w:rsidR="00AF664E" w:rsidRPr="00AF664E">
        <w:rPr>
          <w:b/>
          <w:bCs/>
          <w:i/>
          <w:iCs/>
        </w:rPr>
        <w:t xml:space="preserve"> </w:t>
      </w:r>
      <w:proofErr w:type="spellStart"/>
      <w:r w:rsidR="00AF664E" w:rsidRPr="00AF664E">
        <w:rPr>
          <w:b/>
          <w:bCs/>
          <w:i/>
          <w:iCs/>
        </w:rPr>
        <w:t>name</w:t>
      </w:r>
      <w:proofErr w:type="spellEnd"/>
      <w:r w:rsidR="00AF664E">
        <w:t xml:space="preserve"> en su lugar.</w:t>
      </w:r>
    </w:p>
    <w:p w14:paraId="754DD992" w14:textId="77777777" w:rsidR="00AF664E" w:rsidRPr="00AF664E" w:rsidRDefault="00AF664E" w:rsidP="00356A38">
      <w:pPr>
        <w:jc w:val="both"/>
      </w:pPr>
    </w:p>
    <w:p w14:paraId="712B80B2" w14:textId="3924F0C6" w:rsidR="00356A38" w:rsidRDefault="00AF664E" w:rsidP="00AF664E">
      <w:pPr>
        <w:pStyle w:val="Ttulo1"/>
      </w:pPr>
      <w:bookmarkStart w:id="11" w:name="_Toc83087959"/>
      <w:r w:rsidRPr="00AF664E">
        <w:t>10.</w:t>
      </w:r>
      <w:r>
        <w:t xml:space="preserve"> </w:t>
      </w:r>
      <w:r w:rsidRPr="00AF664E">
        <w:t xml:space="preserve">Actualiza el listado de paquetes disponibles para </w:t>
      </w:r>
      <w:proofErr w:type="spellStart"/>
      <w:r w:rsidRPr="00AF664E">
        <w:t>apt-get</w:t>
      </w:r>
      <w:proofErr w:type="spellEnd"/>
      <w:r w:rsidRPr="00AF664E">
        <w:t>. ¿Qué comando has utilizado? ¿Qué significa el comando sudo</w:t>
      </w:r>
      <w:bookmarkEnd w:id="11"/>
    </w:p>
    <w:p w14:paraId="5935B1F2" w14:textId="31B7DE12" w:rsidR="00AF664E" w:rsidRPr="00AF664E" w:rsidRDefault="00AF664E" w:rsidP="00AF664E">
      <w:pPr>
        <w:jc w:val="both"/>
      </w:pPr>
      <w:r>
        <w:t xml:space="preserve">Se ha utilizado el comando </w:t>
      </w:r>
      <w:proofErr w:type="spellStart"/>
      <w:r w:rsidRPr="00AF664E">
        <w:rPr>
          <w:b/>
          <w:bCs/>
          <w:i/>
          <w:iCs/>
        </w:rPr>
        <w:t>apt-get</w:t>
      </w:r>
      <w:proofErr w:type="spellEnd"/>
      <w:r w:rsidRPr="00AF664E">
        <w:rPr>
          <w:b/>
          <w:bCs/>
          <w:i/>
          <w:iCs/>
        </w:rPr>
        <w:t xml:space="preserve"> </w:t>
      </w:r>
      <w:proofErr w:type="spellStart"/>
      <w:r w:rsidRPr="00AF664E">
        <w:rPr>
          <w:b/>
          <w:bCs/>
          <w:i/>
          <w:iCs/>
        </w:rPr>
        <w:t>update</w:t>
      </w:r>
      <w:proofErr w:type="spellEnd"/>
      <w:r w:rsidRPr="00AF664E">
        <w:t xml:space="preserve"> </w:t>
      </w:r>
      <w:r>
        <w:t xml:space="preserve">explicado anteriormente. </w:t>
      </w:r>
    </w:p>
    <w:p w14:paraId="15845DAC" w14:textId="75CF2B1B" w:rsidR="00AF664E" w:rsidRDefault="00AF664E" w:rsidP="00AF664E">
      <w:pPr>
        <w:jc w:val="both"/>
      </w:pPr>
      <w:r w:rsidRPr="00AF664E">
        <w:drawing>
          <wp:inline distT="0" distB="0" distL="0" distR="0" wp14:anchorId="30F02478" wp14:editId="3569DBE0">
            <wp:extent cx="5964555" cy="9004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555" cy="900430"/>
                    </a:xfrm>
                    <a:prstGeom prst="rect">
                      <a:avLst/>
                    </a:prstGeom>
                  </pic:spPr>
                </pic:pic>
              </a:graphicData>
            </a:graphic>
          </wp:inline>
        </w:drawing>
      </w:r>
    </w:p>
    <w:p w14:paraId="27B5B175" w14:textId="066E54C8" w:rsidR="00AF664E" w:rsidRPr="00AF664E" w:rsidRDefault="00AF664E" w:rsidP="00AF664E">
      <w:pPr>
        <w:jc w:val="both"/>
      </w:pPr>
      <w:r>
        <w:t xml:space="preserve">Sin embargo, se necesita un privilegio de seguridad mayor (el de </w:t>
      </w:r>
      <w:proofErr w:type="spellStart"/>
      <w:r w:rsidRPr="00AF664E">
        <w:rPr>
          <w:b/>
          <w:bCs/>
          <w:i/>
          <w:iCs/>
        </w:rPr>
        <w:t>root</w:t>
      </w:r>
      <w:proofErr w:type="spellEnd"/>
      <w:r>
        <w:t xml:space="preserve">) para realizar dicho comando, por lo que se le debe añadir el comando </w:t>
      </w:r>
      <w:r w:rsidRPr="00AF664E">
        <w:rPr>
          <w:b/>
          <w:bCs/>
          <w:i/>
          <w:iCs/>
        </w:rPr>
        <w:t>sudo</w:t>
      </w:r>
      <w:r>
        <w:t xml:space="preserve"> al principio; </w:t>
      </w:r>
      <w:r w:rsidRPr="00AF664E">
        <w:rPr>
          <w:b/>
          <w:bCs/>
          <w:i/>
          <w:iCs/>
        </w:rPr>
        <w:t xml:space="preserve">sudo </w:t>
      </w:r>
      <w:proofErr w:type="spellStart"/>
      <w:r w:rsidRPr="00AF664E">
        <w:rPr>
          <w:b/>
          <w:bCs/>
          <w:i/>
          <w:iCs/>
        </w:rPr>
        <w:t>apt-get</w:t>
      </w:r>
      <w:proofErr w:type="spellEnd"/>
      <w:r w:rsidRPr="00AF664E">
        <w:rPr>
          <w:b/>
          <w:bCs/>
          <w:i/>
          <w:iCs/>
        </w:rPr>
        <w:t xml:space="preserve"> </w:t>
      </w:r>
      <w:proofErr w:type="spellStart"/>
      <w:r w:rsidRPr="00AF664E">
        <w:rPr>
          <w:b/>
          <w:bCs/>
          <w:i/>
          <w:iCs/>
        </w:rPr>
        <w:t>update</w:t>
      </w:r>
      <w:proofErr w:type="spellEnd"/>
      <w:r>
        <w:t>.</w:t>
      </w:r>
    </w:p>
    <w:p w14:paraId="3660D18A" w14:textId="51B72AE3" w:rsidR="00AF664E" w:rsidRDefault="00AF664E" w:rsidP="00AF664E">
      <w:pPr>
        <w:jc w:val="both"/>
        <w:rPr>
          <w:lang w:val="en-GB"/>
        </w:rPr>
      </w:pPr>
      <w:r w:rsidRPr="00AF664E">
        <w:rPr>
          <w:lang w:val="en-GB"/>
        </w:rPr>
        <w:drawing>
          <wp:inline distT="0" distB="0" distL="0" distR="0" wp14:anchorId="3612CCE6" wp14:editId="22CA137F">
            <wp:extent cx="5964555" cy="18472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4555" cy="1847215"/>
                    </a:xfrm>
                    <a:prstGeom prst="rect">
                      <a:avLst/>
                    </a:prstGeom>
                  </pic:spPr>
                </pic:pic>
              </a:graphicData>
            </a:graphic>
          </wp:inline>
        </w:drawing>
      </w:r>
    </w:p>
    <w:p w14:paraId="7AF52313" w14:textId="0A83434F" w:rsidR="00AF664E" w:rsidRDefault="00AF664E" w:rsidP="00AF664E">
      <w:pPr>
        <w:pStyle w:val="Ttulo1"/>
        <w:rPr>
          <w:shd w:val="clear" w:color="auto" w:fill="FFFFFF"/>
        </w:rPr>
      </w:pPr>
      <w:bookmarkStart w:id="12" w:name="_Toc83087960"/>
      <w:r>
        <w:rPr>
          <w:shd w:val="clear" w:color="auto" w:fill="FFFFFF"/>
        </w:rPr>
        <w:t xml:space="preserve">11. Mediante  el  comando  </w:t>
      </w:r>
      <w:proofErr w:type="spellStart"/>
      <w:r>
        <w:rPr>
          <w:shd w:val="clear" w:color="auto" w:fill="FFFFFF"/>
        </w:rPr>
        <w:t>apt</w:t>
      </w:r>
      <w:proofErr w:type="spellEnd"/>
      <w:r>
        <w:rPr>
          <w:shd w:val="clear" w:color="auto" w:fill="FFFFFF"/>
        </w:rPr>
        <w:t>-cache  busca  los  paquetes  que  coincidan  con el  nombre apache. ¿Qué comando has utilizado?</w:t>
      </w:r>
      <w:bookmarkEnd w:id="12"/>
    </w:p>
    <w:p w14:paraId="68B9DF86" w14:textId="3DC10FDD" w:rsidR="00A51F36" w:rsidRDefault="00A51F36" w:rsidP="00A51F36"/>
    <w:p w14:paraId="328A789D" w14:textId="052411D9" w:rsidR="00A51F36" w:rsidRDefault="00A51F36" w:rsidP="00A51F36">
      <w:r>
        <w:t xml:space="preserve">Haciendo uso del comando </w:t>
      </w:r>
      <w:proofErr w:type="spellStart"/>
      <w:r w:rsidRPr="00A51F36">
        <w:rPr>
          <w:b/>
          <w:bCs/>
          <w:i/>
          <w:iCs/>
        </w:rPr>
        <w:t>apt</w:t>
      </w:r>
      <w:proofErr w:type="spellEnd"/>
      <w:r w:rsidRPr="00A51F36">
        <w:rPr>
          <w:b/>
          <w:bCs/>
          <w:i/>
          <w:iCs/>
        </w:rPr>
        <w:t xml:space="preserve">-cache </w:t>
      </w:r>
      <w:proofErr w:type="spellStart"/>
      <w:r w:rsidRPr="00A51F36">
        <w:rPr>
          <w:b/>
          <w:bCs/>
          <w:i/>
          <w:iCs/>
        </w:rPr>
        <w:t>search</w:t>
      </w:r>
      <w:proofErr w:type="spellEnd"/>
      <w:r w:rsidRPr="00A51F36">
        <w:rPr>
          <w:b/>
          <w:bCs/>
          <w:i/>
          <w:iCs/>
        </w:rPr>
        <w:t xml:space="preserve"> apache</w:t>
      </w:r>
      <w:r>
        <w:t xml:space="preserve">, se han listado todos aquellos paquetes ubicados en </w:t>
      </w:r>
      <w:r w:rsidRPr="00A51F36">
        <w:rPr>
          <w:b/>
          <w:bCs/>
        </w:rPr>
        <w:t>/</w:t>
      </w:r>
      <w:proofErr w:type="spellStart"/>
      <w:r w:rsidRPr="00A51F36">
        <w:rPr>
          <w:b/>
          <w:bCs/>
        </w:rPr>
        <w:t>etc</w:t>
      </w:r>
      <w:proofErr w:type="spellEnd"/>
      <w:r w:rsidRPr="00A51F36">
        <w:rPr>
          <w:b/>
          <w:bCs/>
        </w:rPr>
        <w:t>/</w:t>
      </w:r>
      <w:proofErr w:type="spellStart"/>
      <w:r w:rsidRPr="00A51F36">
        <w:rPr>
          <w:b/>
          <w:bCs/>
        </w:rPr>
        <w:t>apt</w:t>
      </w:r>
      <w:proofErr w:type="spellEnd"/>
      <w:r w:rsidRPr="00A51F36">
        <w:rPr>
          <w:b/>
          <w:bCs/>
        </w:rPr>
        <w:t>/</w:t>
      </w:r>
      <w:proofErr w:type="spellStart"/>
      <w:r w:rsidRPr="00A51F36">
        <w:rPr>
          <w:b/>
          <w:bCs/>
        </w:rPr>
        <w:t>sources.list</w:t>
      </w:r>
      <w:proofErr w:type="spellEnd"/>
      <w:r w:rsidRPr="00A51F36">
        <w:rPr>
          <w:b/>
          <w:bCs/>
        </w:rPr>
        <w:t>.</w:t>
      </w:r>
      <w:r>
        <w:t xml:space="preserve"> cuyo nombre sea similar al término buscado.</w:t>
      </w:r>
    </w:p>
    <w:p w14:paraId="53CD71D2" w14:textId="27F45BC2" w:rsidR="00A51F36" w:rsidRDefault="00A51F36" w:rsidP="00A51F36">
      <w:pPr>
        <w:rPr>
          <w:lang w:val="en-GB"/>
        </w:rPr>
      </w:pPr>
      <w:r w:rsidRPr="00A51F36">
        <w:rPr>
          <w:lang w:val="en-GB"/>
        </w:rPr>
        <w:lastRenderedPageBreak/>
        <w:drawing>
          <wp:inline distT="0" distB="0" distL="0" distR="0" wp14:anchorId="1DC30B59" wp14:editId="31A527CB">
            <wp:extent cx="5964555" cy="35661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555" cy="3566160"/>
                    </a:xfrm>
                    <a:prstGeom prst="rect">
                      <a:avLst/>
                    </a:prstGeom>
                  </pic:spPr>
                </pic:pic>
              </a:graphicData>
            </a:graphic>
          </wp:inline>
        </w:drawing>
      </w:r>
    </w:p>
    <w:p w14:paraId="6470E01D" w14:textId="5A3DAFE1" w:rsidR="00A51F36" w:rsidRDefault="00A51F36" w:rsidP="00A51F36">
      <w:pPr>
        <w:rPr>
          <w:lang w:val="en-GB"/>
        </w:rPr>
      </w:pPr>
    </w:p>
    <w:p w14:paraId="0B913BF5" w14:textId="4FDD8CF7" w:rsidR="00A51F36" w:rsidRDefault="00A51F36" w:rsidP="00A51F36">
      <w:pPr>
        <w:pStyle w:val="Ttulo1"/>
      </w:pPr>
      <w:bookmarkStart w:id="13" w:name="_Toc83087961"/>
      <w:r w:rsidRPr="00A51F36">
        <w:t>12.¿Cuál  es  el  primer  paquete  de  la  lista  anterior?  ¿Qué  comando  has  utilizado  para mostrar</w:t>
      </w:r>
      <w:r>
        <w:t xml:space="preserve"> </w:t>
      </w:r>
      <w:r w:rsidRPr="00A51F36">
        <w:t>sólo el primer paquete?</w:t>
      </w:r>
      <w:bookmarkEnd w:id="13"/>
    </w:p>
    <w:p w14:paraId="5946A4D8" w14:textId="1D2B57CA" w:rsidR="008E65C2" w:rsidRDefault="000E2DE4" w:rsidP="000E2DE4">
      <w:r>
        <w:t xml:space="preserve">El primer paquete es </w:t>
      </w:r>
      <w:r w:rsidRPr="007A5D7F">
        <w:rPr>
          <w:b/>
          <w:bCs/>
        </w:rPr>
        <w:t>Apache2</w:t>
      </w:r>
      <w:r>
        <w:t xml:space="preserve">. Para mostrar sólo el primer paquete, y no mostrar todos los disponibles de golpe, se ha utilizado el tag </w:t>
      </w:r>
      <w:r w:rsidRPr="007A5D7F">
        <w:t>adicional</w:t>
      </w:r>
      <w:r>
        <w:t xml:space="preserve"> </w:t>
      </w:r>
      <w:proofErr w:type="spellStart"/>
      <w:r w:rsidRPr="007A5D7F">
        <w:rPr>
          <w:b/>
          <w:bCs/>
          <w:u w:val="single"/>
        </w:rPr>
        <w:t>less</w:t>
      </w:r>
      <w:proofErr w:type="spellEnd"/>
      <w:r>
        <w:t xml:space="preserve">: </w:t>
      </w:r>
      <w:proofErr w:type="spellStart"/>
      <w:r w:rsidRPr="007A5D7F">
        <w:rPr>
          <w:b/>
          <w:bCs/>
          <w:i/>
          <w:iCs/>
        </w:rPr>
        <w:t>apt</w:t>
      </w:r>
      <w:proofErr w:type="spellEnd"/>
      <w:r w:rsidRPr="007A5D7F">
        <w:rPr>
          <w:b/>
          <w:bCs/>
          <w:i/>
          <w:iCs/>
        </w:rPr>
        <w:t xml:space="preserve">-cache </w:t>
      </w:r>
      <w:proofErr w:type="spellStart"/>
      <w:r w:rsidRPr="007A5D7F">
        <w:rPr>
          <w:b/>
          <w:bCs/>
          <w:i/>
          <w:iCs/>
        </w:rPr>
        <w:t>search</w:t>
      </w:r>
      <w:proofErr w:type="spellEnd"/>
      <w:r w:rsidRPr="007A5D7F">
        <w:rPr>
          <w:b/>
          <w:bCs/>
          <w:i/>
          <w:iCs/>
        </w:rPr>
        <w:t xml:space="preserve"> apache </w:t>
      </w:r>
      <w:r w:rsidR="007A5D7F" w:rsidRPr="007A5D7F">
        <w:rPr>
          <w:b/>
          <w:bCs/>
          <w:i/>
          <w:iCs/>
        </w:rPr>
        <w:t xml:space="preserve">| </w:t>
      </w:r>
      <w:proofErr w:type="spellStart"/>
      <w:r w:rsidR="007A5D7F" w:rsidRPr="007A5D7F">
        <w:rPr>
          <w:b/>
          <w:bCs/>
          <w:i/>
          <w:iCs/>
        </w:rPr>
        <w:t>less</w:t>
      </w:r>
      <w:proofErr w:type="spellEnd"/>
      <w:r w:rsidR="007A5D7F">
        <w:t>.</w:t>
      </w:r>
    </w:p>
    <w:p w14:paraId="22D3B069" w14:textId="2E235F52" w:rsidR="008E65C2" w:rsidRDefault="008E65C2" w:rsidP="000E2DE4"/>
    <w:p w14:paraId="1E0CA8F4" w14:textId="583C70AF" w:rsidR="008E65C2" w:rsidRDefault="008E65C2" w:rsidP="008E65C2">
      <w:pPr>
        <w:pStyle w:val="Ttulo1"/>
      </w:pPr>
      <w:bookmarkStart w:id="14" w:name="_Toc83087962"/>
      <w:r w:rsidRPr="008E65C2">
        <w:t>13.Instala el paquete apache2. ¿Qué pregunta te aparece al intentar instalarlo?</w:t>
      </w:r>
      <w:bookmarkEnd w:id="14"/>
    </w:p>
    <w:p w14:paraId="21BBDA1E" w14:textId="72194DA4" w:rsidR="008E65C2" w:rsidRDefault="008E65C2" w:rsidP="008E65C2">
      <w:pPr>
        <w:jc w:val="center"/>
      </w:pPr>
      <w:r w:rsidRPr="008E65C2">
        <w:drawing>
          <wp:inline distT="0" distB="0" distL="0" distR="0" wp14:anchorId="2308B37C" wp14:editId="3FDBE627">
            <wp:extent cx="4778136" cy="1716324"/>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7464" cy="1734043"/>
                    </a:xfrm>
                    <a:prstGeom prst="rect">
                      <a:avLst/>
                    </a:prstGeom>
                  </pic:spPr>
                </pic:pic>
              </a:graphicData>
            </a:graphic>
          </wp:inline>
        </w:drawing>
      </w:r>
    </w:p>
    <w:p w14:paraId="4FC486DC" w14:textId="5C865AED" w:rsidR="008E65C2" w:rsidRDefault="008E65C2" w:rsidP="008E65C2">
      <w:pPr>
        <w:jc w:val="both"/>
      </w:pPr>
      <w:r>
        <w:t xml:space="preserve">Pregunta si deseo continuar con la instalación, dado que se ocupará 8,003 kB de disco adicionales, y precisa de la confirmación del usuario para proceder. </w:t>
      </w:r>
    </w:p>
    <w:p w14:paraId="295B0B85" w14:textId="033584E7" w:rsidR="00A4023F" w:rsidRDefault="00A4023F" w:rsidP="008E65C2">
      <w:pPr>
        <w:jc w:val="both"/>
      </w:pPr>
    </w:p>
    <w:p w14:paraId="373839B5" w14:textId="44C39958" w:rsidR="00A4023F" w:rsidRDefault="00A4023F" w:rsidP="00A4023F">
      <w:pPr>
        <w:pStyle w:val="Ttulo1"/>
      </w:pPr>
      <w:bookmarkStart w:id="15" w:name="_Toc83087963"/>
      <w:r w:rsidRPr="00A4023F">
        <w:lastRenderedPageBreak/>
        <w:t>14.</w:t>
      </w:r>
      <w:r>
        <w:t xml:space="preserve"> </w:t>
      </w:r>
      <w:r w:rsidRPr="00A4023F">
        <w:t>Desde tu S.O. principal, abre una ventana del navegador con la URL http://[tuiplinux] Adjunta una captura de la página mostrada.</w:t>
      </w:r>
      <w:bookmarkEnd w:id="15"/>
    </w:p>
    <w:p w14:paraId="1EDE9BF6" w14:textId="28424534" w:rsidR="00D62B07" w:rsidRPr="00D62B07" w:rsidRDefault="00D62B07" w:rsidP="00D62B07">
      <w:r w:rsidRPr="00D62B07">
        <w:drawing>
          <wp:inline distT="0" distB="0" distL="0" distR="0" wp14:anchorId="1165B728" wp14:editId="5B4BE561">
            <wp:extent cx="5964555" cy="6235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555" cy="623570"/>
                    </a:xfrm>
                    <a:prstGeom prst="rect">
                      <a:avLst/>
                    </a:prstGeom>
                  </pic:spPr>
                </pic:pic>
              </a:graphicData>
            </a:graphic>
          </wp:inline>
        </w:drawing>
      </w:r>
    </w:p>
    <w:p w14:paraId="18C6E571" w14:textId="09AB956E" w:rsidR="00D62B07" w:rsidRDefault="00D62B07" w:rsidP="00D62B07">
      <w:pPr>
        <w:jc w:val="both"/>
      </w:pPr>
      <w:r w:rsidRPr="00D62B07">
        <w:drawing>
          <wp:inline distT="0" distB="0" distL="0" distR="0" wp14:anchorId="1CD0ED18" wp14:editId="701084CD">
            <wp:extent cx="5964555" cy="35413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555" cy="3541395"/>
                    </a:xfrm>
                    <a:prstGeom prst="rect">
                      <a:avLst/>
                    </a:prstGeom>
                  </pic:spPr>
                </pic:pic>
              </a:graphicData>
            </a:graphic>
          </wp:inline>
        </w:drawing>
      </w:r>
    </w:p>
    <w:p w14:paraId="1690529D" w14:textId="444BFCF0" w:rsidR="00D62B07" w:rsidRDefault="00D62B07" w:rsidP="00D62B07">
      <w:pPr>
        <w:jc w:val="both"/>
      </w:pPr>
      <w:r>
        <w:t xml:space="preserve">Para poder acceder al servidor </w:t>
      </w:r>
      <w:r>
        <w:rPr>
          <w:b/>
          <w:bCs/>
        </w:rPr>
        <w:t>A</w:t>
      </w:r>
      <w:r w:rsidRPr="00D62B07">
        <w:rPr>
          <w:b/>
          <w:bCs/>
        </w:rPr>
        <w:t>pache</w:t>
      </w:r>
      <w:r>
        <w:t xml:space="preserve">, se ha debido crear un enlace de puertos desde la </w:t>
      </w:r>
      <w:r w:rsidRPr="00D62B07">
        <w:rPr>
          <w:b/>
          <w:bCs/>
        </w:rPr>
        <w:t>VM</w:t>
      </w:r>
      <w:r>
        <w:t xml:space="preserve"> mediante el puerto 8080 para el </w:t>
      </w:r>
      <w:r w:rsidRPr="00D62B07">
        <w:rPr>
          <w:b/>
          <w:bCs/>
        </w:rPr>
        <w:t>SO</w:t>
      </w:r>
      <w:r>
        <w:t xml:space="preserve"> host (y 80 para el del servidor </w:t>
      </w:r>
      <w:r w:rsidRPr="00D62B07">
        <w:rPr>
          <w:b/>
          <w:bCs/>
        </w:rPr>
        <w:t>Apache</w:t>
      </w:r>
      <w:r>
        <w:t xml:space="preserve"> en </w:t>
      </w:r>
      <w:r w:rsidRPr="00D62B07">
        <w:rPr>
          <w:b/>
          <w:bCs/>
        </w:rPr>
        <w:t>Linux</w:t>
      </w:r>
      <w:r>
        <w:t xml:space="preserve">). </w:t>
      </w:r>
    </w:p>
    <w:p w14:paraId="3233535D" w14:textId="7611D7E5" w:rsidR="00D62B07" w:rsidRDefault="00D62B07" w:rsidP="00D62B07">
      <w:pPr>
        <w:jc w:val="both"/>
      </w:pPr>
    </w:p>
    <w:p w14:paraId="2594667A" w14:textId="092A5407" w:rsidR="00D62B07" w:rsidRDefault="00D62B07" w:rsidP="00D62B07">
      <w:pPr>
        <w:pStyle w:val="Ttulo1"/>
      </w:pPr>
      <w:bookmarkStart w:id="16" w:name="_Toc83087964"/>
      <w:r w:rsidRPr="00D62B07">
        <w:t>15.¿Cuál es la ruta al directorio público de Apache?</w:t>
      </w:r>
      <w:bookmarkEnd w:id="16"/>
    </w:p>
    <w:p w14:paraId="37E6399B" w14:textId="163CB778" w:rsidR="00D62B07" w:rsidRDefault="00D62B07" w:rsidP="00D62B07"/>
    <w:p w14:paraId="32572700" w14:textId="2309A4B3" w:rsidR="00D62B07" w:rsidRDefault="00D62B07" w:rsidP="00D62B07">
      <w:pPr>
        <w:jc w:val="both"/>
      </w:pPr>
      <w:r>
        <w:t xml:space="preserve">La ruta de acceso de configuración en servidor para apache </w:t>
      </w:r>
      <w:r w:rsidRPr="00D62B07">
        <w:t>es</w:t>
      </w:r>
      <w:r w:rsidRPr="00D62B07">
        <w:rPr>
          <w:b/>
          <w:bCs/>
          <w:i/>
          <w:iCs/>
        </w:rPr>
        <w:t xml:space="preserve"> /</w:t>
      </w:r>
      <w:proofErr w:type="spellStart"/>
      <w:r w:rsidRPr="00D62B07">
        <w:rPr>
          <w:b/>
          <w:bCs/>
          <w:i/>
          <w:iCs/>
        </w:rPr>
        <w:t>etc</w:t>
      </w:r>
      <w:proofErr w:type="spellEnd"/>
      <w:r w:rsidRPr="00D62B07">
        <w:rPr>
          <w:b/>
          <w:bCs/>
          <w:i/>
          <w:iCs/>
        </w:rPr>
        <w:t>/apache2/</w:t>
      </w:r>
    </w:p>
    <w:p w14:paraId="44001E66" w14:textId="7429080B" w:rsidR="00D62B07" w:rsidRDefault="00D62B07" w:rsidP="00D62B07">
      <w:pPr>
        <w:jc w:val="both"/>
      </w:pPr>
      <w:r w:rsidRPr="00D62B07">
        <w:drawing>
          <wp:inline distT="0" distB="0" distL="0" distR="0" wp14:anchorId="112FF50B" wp14:editId="7E393812">
            <wp:extent cx="5964555" cy="2146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555" cy="214630"/>
                    </a:xfrm>
                    <a:prstGeom prst="rect">
                      <a:avLst/>
                    </a:prstGeom>
                  </pic:spPr>
                </pic:pic>
              </a:graphicData>
            </a:graphic>
          </wp:inline>
        </w:drawing>
      </w:r>
    </w:p>
    <w:p w14:paraId="30DA83F9" w14:textId="1AAF9FFC" w:rsidR="00D62B07" w:rsidRDefault="00D62B07" w:rsidP="00D62B07">
      <w:pPr>
        <w:jc w:val="both"/>
      </w:pPr>
      <w:r>
        <w:t xml:space="preserve">Así </w:t>
      </w:r>
      <w:r w:rsidRPr="00D62B07">
        <w:t xml:space="preserve">como la ruta de acceso de contenido es </w:t>
      </w:r>
      <w:r w:rsidRPr="00D62B07">
        <w:rPr>
          <w:b/>
          <w:bCs/>
          <w:i/>
          <w:iCs/>
        </w:rPr>
        <w:t>/</w:t>
      </w:r>
      <w:proofErr w:type="spellStart"/>
      <w:r w:rsidRPr="00D62B07">
        <w:rPr>
          <w:b/>
          <w:bCs/>
          <w:i/>
          <w:iCs/>
        </w:rPr>
        <w:t>var</w:t>
      </w:r>
      <w:proofErr w:type="spellEnd"/>
      <w:r w:rsidRPr="00D62B07">
        <w:rPr>
          <w:b/>
          <w:bCs/>
          <w:i/>
          <w:iCs/>
        </w:rPr>
        <w:t>/www/</w:t>
      </w:r>
      <w:proofErr w:type="spellStart"/>
      <w:r w:rsidRPr="00D62B07">
        <w:rPr>
          <w:b/>
          <w:bCs/>
          <w:i/>
          <w:iCs/>
        </w:rPr>
        <w:t>html</w:t>
      </w:r>
      <w:proofErr w:type="spellEnd"/>
      <w:r>
        <w:rPr>
          <w:b/>
          <w:bCs/>
          <w:i/>
          <w:iCs/>
        </w:rPr>
        <w:t>/</w:t>
      </w:r>
    </w:p>
    <w:p w14:paraId="6526716D" w14:textId="5E994483" w:rsidR="00D62B07" w:rsidRDefault="00D62B07" w:rsidP="00D62B07">
      <w:pPr>
        <w:jc w:val="both"/>
      </w:pPr>
      <w:r w:rsidRPr="00D62B07">
        <w:drawing>
          <wp:inline distT="0" distB="0" distL="0" distR="0" wp14:anchorId="29A93F4B" wp14:editId="14CE6BFD">
            <wp:extent cx="5964555" cy="3657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4555" cy="365760"/>
                    </a:xfrm>
                    <a:prstGeom prst="rect">
                      <a:avLst/>
                    </a:prstGeom>
                  </pic:spPr>
                </pic:pic>
              </a:graphicData>
            </a:graphic>
          </wp:inline>
        </w:drawing>
      </w:r>
      <w:r w:rsidRPr="00D62B07">
        <w:rPr>
          <w:noProof/>
        </w:rPr>
        <w:t xml:space="preserve"> </w:t>
      </w:r>
      <w:r w:rsidRPr="00D62B07">
        <w:drawing>
          <wp:inline distT="0" distB="0" distL="0" distR="0" wp14:anchorId="66C1DD2E" wp14:editId="099EEF03">
            <wp:extent cx="5964555" cy="40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4555" cy="406400"/>
                    </a:xfrm>
                    <a:prstGeom prst="rect">
                      <a:avLst/>
                    </a:prstGeom>
                  </pic:spPr>
                </pic:pic>
              </a:graphicData>
            </a:graphic>
          </wp:inline>
        </w:drawing>
      </w:r>
      <w:r>
        <w:t xml:space="preserve"> </w:t>
      </w:r>
    </w:p>
    <w:p w14:paraId="38E637BF" w14:textId="72F57246" w:rsidR="00D62B07" w:rsidRDefault="00D62B07" w:rsidP="00D62B07">
      <w:pPr>
        <w:jc w:val="both"/>
      </w:pPr>
    </w:p>
    <w:p w14:paraId="4D2DEA1B" w14:textId="304AE40F" w:rsidR="00D62B07" w:rsidRDefault="00D62B07" w:rsidP="00D62B07">
      <w:pPr>
        <w:jc w:val="both"/>
      </w:pPr>
    </w:p>
    <w:p w14:paraId="441BDA1B" w14:textId="7B8B22A9" w:rsidR="00D62B07" w:rsidRDefault="00D62B07" w:rsidP="00D62B07">
      <w:pPr>
        <w:jc w:val="both"/>
      </w:pPr>
    </w:p>
    <w:p w14:paraId="23BD99F8" w14:textId="3BC87A36" w:rsidR="00D62B07" w:rsidRDefault="00D62B07" w:rsidP="00D62B07">
      <w:pPr>
        <w:jc w:val="both"/>
      </w:pPr>
    </w:p>
    <w:p w14:paraId="199B706C" w14:textId="3D0BD12A" w:rsidR="00D62B07" w:rsidRDefault="00D62B07" w:rsidP="0044067C">
      <w:pPr>
        <w:pStyle w:val="Ttulo1"/>
        <w:jc w:val="both"/>
        <w:rPr>
          <w:shd w:val="clear" w:color="auto" w:fill="FFFFFF"/>
        </w:rPr>
      </w:pPr>
      <w:bookmarkStart w:id="17" w:name="_Toc83087965"/>
      <w:r>
        <w:rPr>
          <w:shd w:val="clear" w:color="auto" w:fill="FFFFFF"/>
        </w:rPr>
        <w:lastRenderedPageBreak/>
        <w:t>16.</w:t>
      </w:r>
      <w:r w:rsidR="0044067C">
        <w:rPr>
          <w:shd w:val="clear" w:color="auto" w:fill="FFFFFF"/>
        </w:rPr>
        <w:t xml:space="preserve"> </w:t>
      </w:r>
      <w:r>
        <w:rPr>
          <w:shd w:val="clear" w:color="auto" w:fill="FFFFFF"/>
        </w:rPr>
        <w:t>Crea el archivo index.html incluyendo la siguiente información y adjunta una captura de la web generada desde tu S.O. principal http://[tuiplinux]/index.html</w:t>
      </w:r>
      <w:bookmarkEnd w:id="17"/>
      <w:r>
        <w:rPr>
          <w:shd w:val="clear" w:color="auto" w:fill="FFFFFF"/>
        </w:rPr>
        <w:t xml:space="preserve"> </w:t>
      </w:r>
    </w:p>
    <w:p w14:paraId="6721A229" w14:textId="1148AEAA" w:rsidR="00D62B07" w:rsidRPr="00D62B07" w:rsidRDefault="00D62B07" w:rsidP="0044067C">
      <w:pPr>
        <w:pStyle w:val="Ttulo2"/>
        <w:jc w:val="both"/>
        <w:rPr>
          <w:sz w:val="32"/>
          <w:szCs w:val="32"/>
          <w:shd w:val="clear" w:color="auto" w:fill="FFFFFF"/>
        </w:rPr>
      </w:pPr>
      <w:bookmarkStart w:id="18" w:name="_Toc83087966"/>
      <w:r w:rsidRPr="00D62B07">
        <w:rPr>
          <w:sz w:val="32"/>
          <w:szCs w:val="32"/>
          <w:shd w:val="clear" w:color="auto" w:fill="FFFFFF"/>
        </w:rPr>
        <w:t>a.</w:t>
      </w:r>
      <w:r>
        <w:rPr>
          <w:sz w:val="32"/>
          <w:szCs w:val="32"/>
          <w:shd w:val="clear" w:color="auto" w:fill="FFFFFF"/>
        </w:rPr>
        <w:t xml:space="preserve"> </w:t>
      </w:r>
      <w:r w:rsidRPr="00D62B07">
        <w:rPr>
          <w:sz w:val="32"/>
          <w:szCs w:val="32"/>
          <w:shd w:val="clear" w:color="auto" w:fill="FFFFFF"/>
        </w:rPr>
        <w:t>Imagen con el logo de la Universidad</w:t>
      </w:r>
      <w:bookmarkEnd w:id="18"/>
    </w:p>
    <w:p w14:paraId="72DEBDC4" w14:textId="2C617392" w:rsidR="00D62B07" w:rsidRPr="00D62B07" w:rsidRDefault="00D62B07" w:rsidP="0044067C">
      <w:pPr>
        <w:pStyle w:val="Ttulo2"/>
        <w:jc w:val="both"/>
        <w:rPr>
          <w:sz w:val="32"/>
          <w:szCs w:val="32"/>
          <w:shd w:val="clear" w:color="auto" w:fill="FFFFFF"/>
        </w:rPr>
      </w:pPr>
      <w:bookmarkStart w:id="19" w:name="_Toc83087967"/>
      <w:r w:rsidRPr="00D62B07">
        <w:rPr>
          <w:sz w:val="32"/>
          <w:szCs w:val="32"/>
          <w:shd w:val="clear" w:color="auto" w:fill="FFFFFF"/>
        </w:rPr>
        <w:t>b.</w:t>
      </w:r>
      <w:r>
        <w:rPr>
          <w:sz w:val="32"/>
          <w:szCs w:val="32"/>
          <w:shd w:val="clear" w:color="auto" w:fill="FFFFFF"/>
        </w:rPr>
        <w:t xml:space="preserve"> </w:t>
      </w:r>
      <w:r w:rsidRPr="00D62B07">
        <w:rPr>
          <w:sz w:val="32"/>
          <w:szCs w:val="32"/>
          <w:shd w:val="clear" w:color="auto" w:fill="FFFFFF"/>
        </w:rPr>
        <w:t>Nombre y apellidos del alumno</w:t>
      </w:r>
      <w:bookmarkEnd w:id="19"/>
    </w:p>
    <w:p w14:paraId="15054F86" w14:textId="3248EF26" w:rsidR="00D62B07" w:rsidRDefault="00D62B07" w:rsidP="0044067C">
      <w:pPr>
        <w:pStyle w:val="Ttulo2"/>
        <w:jc w:val="both"/>
        <w:rPr>
          <w:sz w:val="32"/>
          <w:szCs w:val="32"/>
          <w:shd w:val="clear" w:color="auto" w:fill="FFFFFF"/>
        </w:rPr>
      </w:pPr>
      <w:bookmarkStart w:id="20" w:name="_Toc83087968"/>
      <w:r w:rsidRPr="00D62B07">
        <w:rPr>
          <w:sz w:val="32"/>
          <w:szCs w:val="32"/>
          <w:shd w:val="clear" w:color="auto" w:fill="FFFFFF"/>
        </w:rPr>
        <w:t>c.</w:t>
      </w:r>
      <w:r>
        <w:rPr>
          <w:sz w:val="32"/>
          <w:szCs w:val="32"/>
          <w:shd w:val="clear" w:color="auto" w:fill="FFFFFF"/>
        </w:rPr>
        <w:t xml:space="preserve"> </w:t>
      </w:r>
      <w:r w:rsidRPr="00D62B07">
        <w:rPr>
          <w:sz w:val="32"/>
          <w:szCs w:val="32"/>
          <w:shd w:val="clear" w:color="auto" w:fill="FFFFFF"/>
        </w:rPr>
        <w:t>Titulación</w:t>
      </w:r>
      <w:bookmarkEnd w:id="20"/>
    </w:p>
    <w:p w14:paraId="330B57FA" w14:textId="553ADD1F" w:rsidR="00D62B07" w:rsidRDefault="00D62B07" w:rsidP="00D62B07"/>
    <w:p w14:paraId="4E41DD28" w14:textId="0964036A" w:rsidR="00D62B07" w:rsidRDefault="0044067C" w:rsidP="0044067C">
      <w:pPr>
        <w:jc w:val="center"/>
      </w:pPr>
      <w:r w:rsidRPr="0044067C">
        <w:drawing>
          <wp:inline distT="0" distB="0" distL="0" distR="0" wp14:anchorId="00DC63CB" wp14:editId="7A377837">
            <wp:extent cx="3823397" cy="345094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3600" cy="3514314"/>
                    </a:xfrm>
                    <a:prstGeom prst="rect">
                      <a:avLst/>
                    </a:prstGeom>
                  </pic:spPr>
                </pic:pic>
              </a:graphicData>
            </a:graphic>
          </wp:inline>
        </w:drawing>
      </w:r>
      <w:r w:rsidRPr="0044067C">
        <w:drawing>
          <wp:inline distT="0" distB="0" distL="0" distR="0" wp14:anchorId="3CF354DA" wp14:editId="5F4D3EF4">
            <wp:extent cx="4662435" cy="2616880"/>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423" cy="2641008"/>
                    </a:xfrm>
                    <a:prstGeom prst="rect">
                      <a:avLst/>
                    </a:prstGeom>
                  </pic:spPr>
                </pic:pic>
              </a:graphicData>
            </a:graphic>
          </wp:inline>
        </w:drawing>
      </w:r>
    </w:p>
    <w:p w14:paraId="5CE3B41A" w14:textId="268124EF" w:rsidR="0044067C" w:rsidRDefault="0044067C" w:rsidP="0044067C">
      <w:pPr>
        <w:jc w:val="center"/>
      </w:pPr>
    </w:p>
    <w:p w14:paraId="4372B659" w14:textId="0796AB9C" w:rsidR="0044067C" w:rsidRDefault="0044067C" w:rsidP="0044067C">
      <w:pPr>
        <w:pStyle w:val="Ttulo1"/>
        <w:jc w:val="both"/>
      </w:pPr>
      <w:bookmarkStart w:id="21" w:name="_Toc83087969"/>
      <w:r w:rsidRPr="0044067C">
        <w:t>17.</w:t>
      </w:r>
      <w:r>
        <w:t xml:space="preserve"> </w:t>
      </w:r>
      <w:r w:rsidRPr="0044067C">
        <w:t>¿Qué comando utilizarás para apagar el sistema operativo?</w:t>
      </w:r>
      <w:bookmarkEnd w:id="21"/>
    </w:p>
    <w:p w14:paraId="2A76030B" w14:textId="0C5F7532" w:rsidR="0044067C" w:rsidRDefault="0044067C" w:rsidP="0044067C"/>
    <w:p w14:paraId="451FBB7B" w14:textId="0A7BC8BD" w:rsidR="0044067C" w:rsidRDefault="0044067C" w:rsidP="0044067C">
      <w:pPr>
        <w:jc w:val="both"/>
      </w:pPr>
      <w:r>
        <w:t xml:space="preserve">Para apagar el sistema se usará el comando </w:t>
      </w:r>
      <w:proofErr w:type="spellStart"/>
      <w:r w:rsidRPr="0044067C">
        <w:rPr>
          <w:b/>
          <w:bCs/>
          <w:i/>
          <w:iCs/>
        </w:rPr>
        <w:t>shutdown</w:t>
      </w:r>
      <w:proofErr w:type="spellEnd"/>
      <w:r w:rsidRPr="0044067C">
        <w:rPr>
          <w:b/>
          <w:bCs/>
          <w:i/>
          <w:iCs/>
        </w:rPr>
        <w:t xml:space="preserve"> </w:t>
      </w:r>
      <w:proofErr w:type="spellStart"/>
      <w:r w:rsidRPr="0044067C">
        <w:rPr>
          <w:b/>
          <w:bCs/>
          <w:i/>
          <w:iCs/>
        </w:rPr>
        <w:t>now</w:t>
      </w:r>
      <w:proofErr w:type="spellEnd"/>
      <w:r>
        <w:t xml:space="preserve">, dado que no hay trabajo sin guardar y no se quiere esperar un minuto para el apagado ( lo que ocurriría si no se añadiera el </w:t>
      </w:r>
      <w:proofErr w:type="spellStart"/>
      <w:r w:rsidRPr="0044067C">
        <w:rPr>
          <w:b/>
          <w:bCs/>
        </w:rPr>
        <w:t>now</w:t>
      </w:r>
      <w:proofErr w:type="spellEnd"/>
      <w:r>
        <w:t>).</w:t>
      </w:r>
    </w:p>
    <w:p w14:paraId="49D0BA33" w14:textId="0A5CCB7E" w:rsidR="0044067C" w:rsidRDefault="0044067C" w:rsidP="0044067C">
      <w:pPr>
        <w:jc w:val="both"/>
      </w:pPr>
      <w:r w:rsidRPr="0044067C">
        <w:drawing>
          <wp:inline distT="0" distB="0" distL="0" distR="0" wp14:anchorId="0E64BC4F" wp14:editId="4998EA2E">
            <wp:extent cx="5201376" cy="96215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962159"/>
                    </a:xfrm>
                    <a:prstGeom prst="rect">
                      <a:avLst/>
                    </a:prstGeom>
                  </pic:spPr>
                </pic:pic>
              </a:graphicData>
            </a:graphic>
          </wp:inline>
        </w:drawing>
      </w:r>
    </w:p>
    <w:p w14:paraId="24F76004" w14:textId="18F32781" w:rsidR="0044067C" w:rsidRDefault="0044067C" w:rsidP="0044067C">
      <w:pPr>
        <w:pStyle w:val="Ttulo1"/>
        <w:jc w:val="both"/>
      </w:pPr>
      <w:bookmarkStart w:id="22" w:name="_Toc83087970"/>
      <w:r w:rsidRPr="0044067C">
        <w:t>18.</w:t>
      </w:r>
      <w:r>
        <w:t xml:space="preserve"> </w:t>
      </w:r>
      <w:r w:rsidRPr="0044067C">
        <w:t>Desinstala el paquete de apache. Adjunta captura del comando ejecutado.</w:t>
      </w:r>
      <w:bookmarkEnd w:id="22"/>
    </w:p>
    <w:p w14:paraId="433F4732" w14:textId="1923CF53" w:rsidR="0044067C" w:rsidRDefault="0044067C" w:rsidP="0044067C">
      <w:pPr>
        <w:ind w:left="720"/>
        <w:jc w:val="both"/>
      </w:pPr>
      <w:r>
        <w:t xml:space="preserve">Se hará uso del comando </w:t>
      </w:r>
      <w:r w:rsidRPr="0044067C">
        <w:rPr>
          <w:b/>
          <w:bCs/>
          <w:i/>
          <w:iCs/>
        </w:rPr>
        <w:t>sudo</w:t>
      </w:r>
      <w:r>
        <w:t xml:space="preserve"> </w:t>
      </w:r>
      <w:proofErr w:type="spellStart"/>
      <w:r w:rsidRPr="0044067C">
        <w:rPr>
          <w:b/>
          <w:bCs/>
          <w:i/>
          <w:iCs/>
        </w:rPr>
        <w:t>apt-get</w:t>
      </w:r>
      <w:proofErr w:type="spellEnd"/>
      <w:r w:rsidRPr="0044067C">
        <w:rPr>
          <w:b/>
          <w:bCs/>
          <w:i/>
          <w:iCs/>
        </w:rPr>
        <w:t xml:space="preserve"> </w:t>
      </w:r>
      <w:proofErr w:type="spellStart"/>
      <w:r w:rsidRPr="0044067C">
        <w:rPr>
          <w:b/>
          <w:bCs/>
          <w:i/>
          <w:iCs/>
        </w:rPr>
        <w:t>remove</w:t>
      </w:r>
      <w:proofErr w:type="spellEnd"/>
      <w:r>
        <w:t xml:space="preserve"> </w:t>
      </w:r>
      <w:r w:rsidRPr="0044067C">
        <w:rPr>
          <w:b/>
          <w:bCs/>
          <w:i/>
          <w:iCs/>
        </w:rPr>
        <w:t>Apache2</w:t>
      </w:r>
      <w:r>
        <w:t xml:space="preserve"> en lugar de </w:t>
      </w:r>
      <w:r w:rsidRPr="0044067C">
        <w:rPr>
          <w:b/>
          <w:bCs/>
          <w:i/>
          <w:iCs/>
        </w:rPr>
        <w:t xml:space="preserve">sudo </w:t>
      </w:r>
      <w:proofErr w:type="spellStart"/>
      <w:r w:rsidRPr="0044067C">
        <w:rPr>
          <w:b/>
          <w:bCs/>
          <w:i/>
          <w:iCs/>
        </w:rPr>
        <w:t>apt-get</w:t>
      </w:r>
      <w:proofErr w:type="spellEnd"/>
      <w:r w:rsidRPr="0044067C">
        <w:rPr>
          <w:b/>
          <w:bCs/>
          <w:i/>
          <w:iCs/>
        </w:rPr>
        <w:t xml:space="preserve"> </w:t>
      </w:r>
      <w:proofErr w:type="spellStart"/>
      <w:r w:rsidRPr="0044067C">
        <w:rPr>
          <w:b/>
          <w:bCs/>
          <w:i/>
          <w:iCs/>
        </w:rPr>
        <w:t>purge</w:t>
      </w:r>
      <w:proofErr w:type="spellEnd"/>
      <w:r w:rsidRPr="0044067C">
        <w:rPr>
          <w:b/>
          <w:bCs/>
          <w:i/>
          <w:iCs/>
        </w:rPr>
        <w:t xml:space="preserve"> Apache2</w:t>
      </w:r>
      <w:r>
        <w:t xml:space="preserve"> dado que no hay necesidad en eliminar los ficheros de configuración. Es importante recordar la necesidad de usar sudo para tener privilegios a la hora de desinstalar un paquete. </w:t>
      </w:r>
    </w:p>
    <w:p w14:paraId="0DD568FD" w14:textId="68FE2E74" w:rsidR="0044067C" w:rsidRDefault="0044067C" w:rsidP="0044067C">
      <w:pPr>
        <w:ind w:left="720"/>
        <w:jc w:val="both"/>
      </w:pPr>
      <w:r w:rsidRPr="0044067C">
        <w:drawing>
          <wp:inline distT="0" distB="0" distL="0" distR="0" wp14:anchorId="76C1C9A2" wp14:editId="51756C74">
            <wp:extent cx="5964555" cy="15748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4555" cy="1574800"/>
                    </a:xfrm>
                    <a:prstGeom prst="rect">
                      <a:avLst/>
                    </a:prstGeom>
                  </pic:spPr>
                </pic:pic>
              </a:graphicData>
            </a:graphic>
          </wp:inline>
        </w:drawing>
      </w:r>
    </w:p>
    <w:p w14:paraId="7A4903BC" w14:textId="49B605BB" w:rsidR="001939AD" w:rsidRDefault="001939AD" w:rsidP="0044067C">
      <w:pPr>
        <w:ind w:left="720"/>
        <w:jc w:val="both"/>
      </w:pPr>
    </w:p>
    <w:p w14:paraId="6706A16A" w14:textId="050AE498" w:rsidR="001939AD" w:rsidRDefault="001939AD" w:rsidP="001939AD">
      <w:pPr>
        <w:pStyle w:val="Ttulo1"/>
        <w:jc w:val="both"/>
      </w:pPr>
      <w:bookmarkStart w:id="23" w:name="_Toc83087971"/>
      <w:r>
        <w:lastRenderedPageBreak/>
        <w:t xml:space="preserve">Extra. </w:t>
      </w:r>
      <w:r w:rsidRPr="001939AD">
        <w:t xml:space="preserve">Utiliza  para  el  software </w:t>
      </w:r>
      <w:proofErr w:type="spellStart"/>
      <w:r w:rsidRPr="001939AD">
        <w:t>PuTTY</w:t>
      </w:r>
      <w:proofErr w:type="spellEnd"/>
      <w:r w:rsidRPr="001939AD">
        <w:t xml:space="preserve">  Key  </w:t>
      </w:r>
      <w:proofErr w:type="spellStart"/>
      <w:r w:rsidRPr="001939AD">
        <w:t>Generator</w:t>
      </w:r>
      <w:proofErr w:type="spellEnd"/>
      <w:r>
        <w:t xml:space="preserve"> </w:t>
      </w:r>
      <w:r w:rsidRPr="001939AD">
        <w:t>para  generar  un  certificado  RSA.  Una  vez generado, agrega la clave pública a tu servidor anterior. Describe los principales pasos que has realizado y haz un breve resumen de por qué es importante utilizar este tipo de autenticación.</w:t>
      </w:r>
      <w:bookmarkEnd w:id="23"/>
    </w:p>
    <w:p w14:paraId="0DF03DFD" w14:textId="0D5825B6" w:rsidR="0085497A" w:rsidRPr="0085497A" w:rsidRDefault="0085497A" w:rsidP="0085497A">
      <w:r>
        <w:t xml:space="preserve">Se deberán crear las claves pública y privada desde </w:t>
      </w:r>
      <w:proofErr w:type="spellStart"/>
      <w:r w:rsidRPr="0085497A">
        <w:rPr>
          <w:b/>
          <w:bCs/>
          <w:i/>
          <w:iCs/>
        </w:rPr>
        <w:t>PuTTYgen</w:t>
      </w:r>
      <w:proofErr w:type="spellEnd"/>
      <w:r>
        <w:t xml:space="preserve"> y almacenarlas para su posterior uso. </w:t>
      </w:r>
    </w:p>
    <w:p w14:paraId="1186AAFD" w14:textId="66DF7F81" w:rsidR="0085497A" w:rsidRDefault="001939AD" w:rsidP="0085497A">
      <w:pPr>
        <w:ind w:left="720"/>
        <w:jc w:val="center"/>
      </w:pPr>
      <w:r w:rsidRPr="001939AD">
        <w:drawing>
          <wp:inline distT="0" distB="0" distL="0" distR="0" wp14:anchorId="6C13CF56" wp14:editId="493AB7D9">
            <wp:extent cx="3722421" cy="2906974"/>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0395" cy="2936629"/>
                    </a:xfrm>
                    <a:prstGeom prst="rect">
                      <a:avLst/>
                    </a:prstGeom>
                  </pic:spPr>
                </pic:pic>
              </a:graphicData>
            </a:graphic>
          </wp:inline>
        </w:drawing>
      </w:r>
      <w:r w:rsidRPr="001939AD">
        <w:rPr>
          <w:noProof/>
        </w:rPr>
        <w:drawing>
          <wp:inline distT="0" distB="0" distL="0" distR="0" wp14:anchorId="26EEDD1A" wp14:editId="502648F0">
            <wp:extent cx="4763068" cy="531799"/>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364" cy="544002"/>
                    </a:xfrm>
                    <a:prstGeom prst="rect">
                      <a:avLst/>
                    </a:prstGeom>
                  </pic:spPr>
                </pic:pic>
              </a:graphicData>
            </a:graphic>
          </wp:inline>
        </w:drawing>
      </w:r>
    </w:p>
    <w:p w14:paraId="02BF9983" w14:textId="0B70F742" w:rsidR="0085497A" w:rsidRDefault="0085497A" w:rsidP="0044067C">
      <w:pPr>
        <w:ind w:left="720"/>
        <w:jc w:val="both"/>
      </w:pPr>
    </w:p>
    <w:p w14:paraId="07CA4918" w14:textId="72B9C62F" w:rsidR="0085497A" w:rsidRDefault="0085497A" w:rsidP="0085497A">
      <w:pPr>
        <w:ind w:left="720"/>
        <w:jc w:val="both"/>
      </w:pPr>
      <w:r>
        <w:t xml:space="preserve">En </w:t>
      </w:r>
      <w:proofErr w:type="spellStart"/>
      <w:r w:rsidRPr="0085497A">
        <w:rPr>
          <w:b/>
          <w:bCs/>
        </w:rPr>
        <w:t>PuTTY</w:t>
      </w:r>
      <w:proofErr w:type="spellEnd"/>
      <w:r w:rsidRPr="0085497A">
        <w:rPr>
          <w:b/>
          <w:bCs/>
        </w:rPr>
        <w:t xml:space="preserve"> </w:t>
      </w:r>
      <w:proofErr w:type="spellStart"/>
      <w:r w:rsidRPr="0085497A">
        <w:rPr>
          <w:b/>
          <w:bCs/>
        </w:rPr>
        <w:t>Configuration</w:t>
      </w:r>
      <w:proofErr w:type="spellEnd"/>
      <w:r>
        <w:t xml:space="preserve"> se deberá configurar la </w:t>
      </w:r>
      <w:proofErr w:type="spellStart"/>
      <w:r w:rsidRPr="0085497A">
        <w:rPr>
          <w:b/>
          <w:bCs/>
        </w:rPr>
        <w:t>ip</w:t>
      </w:r>
      <w:proofErr w:type="spellEnd"/>
      <w:r>
        <w:t xml:space="preserve"> así como el puerto de acceso (los mismos utilizados previamente) y para agilizar los futuros accesos, se ha guardado dicha configuración como una nueva sesión con nombre </w:t>
      </w:r>
      <w:r w:rsidRPr="0085497A">
        <w:rPr>
          <w:b/>
          <w:bCs/>
          <w:i/>
          <w:iCs/>
        </w:rPr>
        <w:t>127.0.0.2</w:t>
      </w:r>
      <w:r>
        <w:t xml:space="preserve"> </w:t>
      </w:r>
    </w:p>
    <w:p w14:paraId="5BF4F78D" w14:textId="68D29A89" w:rsidR="0085497A" w:rsidRPr="0085497A" w:rsidRDefault="0085497A" w:rsidP="0085497A">
      <w:pPr>
        <w:ind w:left="720"/>
        <w:jc w:val="both"/>
      </w:pPr>
      <w:r>
        <w:t xml:space="preserve">Para terminar desde el </w:t>
      </w:r>
      <w:r w:rsidRPr="0085497A">
        <w:rPr>
          <w:b/>
          <w:bCs/>
        </w:rPr>
        <w:t>SO</w:t>
      </w:r>
      <w:r>
        <w:t xml:space="preserve"> principal, se deberá añadir al </w:t>
      </w:r>
      <w:proofErr w:type="spellStart"/>
      <w:r w:rsidRPr="0085497A">
        <w:rPr>
          <w:b/>
          <w:bCs/>
        </w:rPr>
        <w:t>Pagent</w:t>
      </w:r>
      <w:proofErr w:type="spellEnd"/>
      <w:r w:rsidRPr="0085497A">
        <w:rPr>
          <w:b/>
          <w:bCs/>
        </w:rPr>
        <w:t xml:space="preserve"> Key </w:t>
      </w:r>
      <w:proofErr w:type="spellStart"/>
      <w:r w:rsidRPr="0085497A">
        <w:rPr>
          <w:b/>
          <w:bCs/>
        </w:rPr>
        <w:t>List</w:t>
      </w:r>
      <w:proofErr w:type="spellEnd"/>
      <w:r>
        <w:t xml:space="preserve"> la clave generado anteriormente (</w:t>
      </w:r>
      <w:proofErr w:type="spellStart"/>
      <w:r w:rsidRPr="0085497A">
        <w:rPr>
          <w:b/>
          <w:bCs/>
        </w:rPr>
        <w:t>Pagent</w:t>
      </w:r>
      <w:proofErr w:type="spellEnd"/>
      <w:r>
        <w:t xml:space="preserve"> es el sistema de autentificación de </w:t>
      </w:r>
      <w:proofErr w:type="spellStart"/>
      <w:r w:rsidRPr="0085497A">
        <w:rPr>
          <w:b/>
          <w:bCs/>
        </w:rPr>
        <w:t>PuTTY</w:t>
      </w:r>
      <w:proofErr w:type="spellEnd"/>
      <w:r>
        <w:t xml:space="preserve">, gestiona las claves privadas en memoria para poder usarlas al conectarse al servidor).  </w:t>
      </w:r>
    </w:p>
    <w:p w14:paraId="02837146" w14:textId="77777777" w:rsidR="0085497A" w:rsidRDefault="001939AD" w:rsidP="0085497A">
      <w:pPr>
        <w:ind w:left="720"/>
        <w:jc w:val="center"/>
      </w:pPr>
      <w:r w:rsidRPr="001939AD">
        <w:lastRenderedPageBreak/>
        <w:drawing>
          <wp:inline distT="0" distB="0" distL="0" distR="0" wp14:anchorId="2085D5D5" wp14:editId="73565F3A">
            <wp:extent cx="2019868" cy="2015319"/>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5930" cy="2061277"/>
                    </a:xfrm>
                    <a:prstGeom prst="rect">
                      <a:avLst/>
                    </a:prstGeom>
                  </pic:spPr>
                </pic:pic>
              </a:graphicData>
            </a:graphic>
          </wp:inline>
        </w:drawing>
      </w:r>
      <w:r w:rsidR="0085497A">
        <w:t xml:space="preserve">    </w:t>
      </w:r>
      <w:r w:rsidRPr="001939AD">
        <w:rPr>
          <w:noProof/>
        </w:rPr>
        <w:drawing>
          <wp:inline distT="0" distB="0" distL="0" distR="0" wp14:anchorId="4220AAE2" wp14:editId="5B998209">
            <wp:extent cx="3291541" cy="2008986"/>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2644" cy="2076797"/>
                    </a:xfrm>
                    <a:prstGeom prst="rect">
                      <a:avLst/>
                    </a:prstGeom>
                  </pic:spPr>
                </pic:pic>
              </a:graphicData>
            </a:graphic>
          </wp:inline>
        </w:drawing>
      </w:r>
    </w:p>
    <w:p w14:paraId="384848D7" w14:textId="77777777" w:rsidR="0085497A" w:rsidRDefault="0085497A" w:rsidP="0085497A">
      <w:pPr>
        <w:ind w:left="720"/>
        <w:jc w:val="center"/>
      </w:pPr>
    </w:p>
    <w:p w14:paraId="72406016" w14:textId="195C850D" w:rsidR="0085497A" w:rsidRDefault="0085497A" w:rsidP="0085497A">
      <w:pPr>
        <w:ind w:left="720"/>
        <w:jc w:val="both"/>
      </w:pPr>
      <w:r>
        <w:t xml:space="preserve">Finalmente, desde el servidor, se creará una carpeta </w:t>
      </w:r>
      <w:r w:rsidRPr="0085497A">
        <w:rPr>
          <w:b/>
          <w:bCs/>
        </w:rPr>
        <w:t>.</w:t>
      </w:r>
      <w:proofErr w:type="spellStart"/>
      <w:r w:rsidRPr="0085497A">
        <w:rPr>
          <w:b/>
          <w:bCs/>
        </w:rPr>
        <w:t>ssh</w:t>
      </w:r>
      <w:proofErr w:type="spellEnd"/>
      <w:r>
        <w:t xml:space="preserve"> así como configurar el fichero </w:t>
      </w:r>
      <w:proofErr w:type="spellStart"/>
      <w:r w:rsidRPr="0085497A">
        <w:rPr>
          <w:b/>
          <w:bCs/>
        </w:rPr>
        <w:t>authorized_keys</w:t>
      </w:r>
      <w:proofErr w:type="spellEnd"/>
      <w:r>
        <w:t xml:space="preserve"> dentro de la misma, donde se guardará el contenido de la clave generada.</w:t>
      </w:r>
    </w:p>
    <w:p w14:paraId="36239261" w14:textId="77777777" w:rsidR="0085497A" w:rsidRDefault="0085497A" w:rsidP="0085497A">
      <w:pPr>
        <w:ind w:left="720"/>
        <w:jc w:val="center"/>
      </w:pPr>
    </w:p>
    <w:p w14:paraId="152C6EDD" w14:textId="64A5CE94" w:rsidR="0085497A" w:rsidRDefault="001939AD" w:rsidP="0085497A">
      <w:pPr>
        <w:ind w:left="720"/>
        <w:jc w:val="center"/>
      </w:pPr>
      <w:r w:rsidRPr="001939AD">
        <w:rPr>
          <w:noProof/>
        </w:rPr>
        <w:drawing>
          <wp:inline distT="0" distB="0" distL="0" distR="0" wp14:anchorId="5EDFFD3F" wp14:editId="520341A9">
            <wp:extent cx="4982270" cy="762106"/>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2270" cy="762106"/>
                    </a:xfrm>
                    <a:prstGeom prst="rect">
                      <a:avLst/>
                    </a:prstGeom>
                  </pic:spPr>
                </pic:pic>
              </a:graphicData>
            </a:graphic>
          </wp:inline>
        </w:drawing>
      </w:r>
    </w:p>
    <w:p w14:paraId="47F2E9BE" w14:textId="77777777" w:rsidR="0085497A" w:rsidRDefault="0085497A" w:rsidP="0085497A">
      <w:pPr>
        <w:ind w:left="720"/>
        <w:jc w:val="center"/>
      </w:pPr>
    </w:p>
    <w:p w14:paraId="0F9828ED" w14:textId="3508297D" w:rsidR="0085497A" w:rsidRDefault="001939AD" w:rsidP="0085497A">
      <w:pPr>
        <w:ind w:left="720"/>
        <w:jc w:val="center"/>
      </w:pPr>
      <w:r w:rsidRPr="001939AD">
        <w:rPr>
          <w:noProof/>
        </w:rPr>
        <w:drawing>
          <wp:inline distT="0" distB="0" distL="0" distR="0" wp14:anchorId="33FABD24" wp14:editId="78721E5C">
            <wp:extent cx="5964555" cy="9925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4555" cy="992505"/>
                    </a:xfrm>
                    <a:prstGeom prst="rect">
                      <a:avLst/>
                    </a:prstGeom>
                  </pic:spPr>
                </pic:pic>
              </a:graphicData>
            </a:graphic>
          </wp:inline>
        </w:drawing>
      </w:r>
      <w:r w:rsidR="0085497A">
        <w:t>#</w:t>
      </w:r>
    </w:p>
    <w:p w14:paraId="5C947E14" w14:textId="5527C9CC" w:rsidR="0085497A" w:rsidRDefault="0085497A" w:rsidP="0085497A">
      <w:pPr>
        <w:ind w:left="720"/>
        <w:jc w:val="both"/>
      </w:pPr>
      <w:r>
        <w:t xml:space="preserve">Finalmente, se deberá conceder permisos de moderador tanto a la carpeta como al fichero mencionados. Con esto la próxima vez que se acceda al servidor desde </w:t>
      </w:r>
      <w:proofErr w:type="spellStart"/>
      <w:r w:rsidRPr="0085497A">
        <w:rPr>
          <w:b/>
          <w:bCs/>
        </w:rPr>
        <w:t>PuTTY</w:t>
      </w:r>
      <w:proofErr w:type="spellEnd"/>
      <w:r>
        <w:t xml:space="preserve"> con acceder a la sesión creada anteriormente no se deberá iniciar sesión en el servidor. La clave omitirá los pasos de escribir la contraseña (el usuario se puede omitir también cambiando la configuración desde el mismo </w:t>
      </w:r>
      <w:proofErr w:type="spellStart"/>
      <w:r w:rsidRPr="0085497A">
        <w:rPr>
          <w:b/>
          <w:bCs/>
        </w:rPr>
        <w:t>PuTTY</w:t>
      </w:r>
      <w:proofErr w:type="spellEnd"/>
      <w:r>
        <w:t xml:space="preserve"> en </w:t>
      </w:r>
      <w:proofErr w:type="spellStart"/>
      <w:r w:rsidRPr="0085497A">
        <w:rPr>
          <w:b/>
          <w:bCs/>
        </w:rPr>
        <w:t>Connection</w:t>
      </w:r>
      <w:proofErr w:type="spellEnd"/>
      <w:r w:rsidRPr="0085497A">
        <w:rPr>
          <w:b/>
          <w:bCs/>
        </w:rPr>
        <w:t>&gt;Data&gt;</w:t>
      </w:r>
      <w:proofErr w:type="spellStart"/>
      <w:r w:rsidRPr="0085497A">
        <w:rPr>
          <w:b/>
          <w:bCs/>
        </w:rPr>
        <w:t>Auto-login</w:t>
      </w:r>
      <w:proofErr w:type="spellEnd"/>
      <w:r w:rsidRPr="0085497A">
        <w:rPr>
          <w:b/>
          <w:bCs/>
        </w:rPr>
        <w:t xml:space="preserve"> </w:t>
      </w:r>
      <w:proofErr w:type="spellStart"/>
      <w:r w:rsidRPr="0085497A">
        <w:rPr>
          <w:b/>
          <w:bCs/>
        </w:rPr>
        <w:t>username</w:t>
      </w:r>
      <w:proofErr w:type="spellEnd"/>
      <w:r w:rsidRPr="0085497A">
        <w:t>)</w:t>
      </w:r>
      <w:r>
        <w:t xml:space="preserve">. </w:t>
      </w:r>
    </w:p>
    <w:p w14:paraId="3C35E21C" w14:textId="4F6CE104" w:rsidR="001939AD" w:rsidRPr="0085497A" w:rsidRDefault="001939AD" w:rsidP="0085497A">
      <w:pPr>
        <w:ind w:left="720"/>
        <w:jc w:val="center"/>
      </w:pPr>
      <w:r w:rsidRPr="001939AD">
        <w:rPr>
          <w:noProof/>
        </w:rPr>
        <w:drawing>
          <wp:inline distT="0" distB="0" distL="0" distR="0" wp14:anchorId="42633CE9" wp14:editId="74248BAF">
            <wp:extent cx="4782217" cy="238158"/>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217" cy="238158"/>
                    </a:xfrm>
                    <a:prstGeom prst="rect">
                      <a:avLst/>
                    </a:prstGeom>
                  </pic:spPr>
                </pic:pic>
              </a:graphicData>
            </a:graphic>
          </wp:inline>
        </w:drawing>
      </w:r>
      <w:r w:rsidR="0085497A" w:rsidRPr="0085497A">
        <w:drawing>
          <wp:inline distT="0" distB="0" distL="0" distR="0" wp14:anchorId="33AEB5DD" wp14:editId="5083A8B7">
            <wp:extent cx="4258269" cy="259116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8269" cy="2591162"/>
                    </a:xfrm>
                    <a:prstGeom prst="rect">
                      <a:avLst/>
                    </a:prstGeom>
                  </pic:spPr>
                </pic:pic>
              </a:graphicData>
            </a:graphic>
          </wp:inline>
        </w:drawing>
      </w:r>
    </w:p>
    <w:sectPr w:rsidR="001939AD" w:rsidRPr="0085497A">
      <w:headerReference w:type="default" r:id="rId36"/>
      <w:footerReference w:type="default" r:id="rId37"/>
      <w:pgSz w:w="11900" w:h="16820"/>
      <w:pgMar w:top="688" w:right="1232" w:bottom="746" w:left="1275" w:header="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846322" w14:textId="77777777" w:rsidR="008D25E5" w:rsidRDefault="008D25E5">
      <w:pPr>
        <w:spacing w:line="240" w:lineRule="auto"/>
      </w:pPr>
      <w:r>
        <w:separator/>
      </w:r>
    </w:p>
  </w:endnote>
  <w:endnote w:type="continuationSeparator" w:id="0">
    <w:p w14:paraId="483381FD" w14:textId="77777777" w:rsidR="008D25E5" w:rsidRDefault="008D2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font>
  <w:font w:name="Franklin Gothic">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1387020"/>
      <w:docPartObj>
        <w:docPartGallery w:val="Page Numbers (Bottom of Page)"/>
        <w:docPartUnique/>
      </w:docPartObj>
    </w:sdtPr>
    <w:sdtContent>
      <w:p w14:paraId="409A5AB1" w14:textId="2698A5DA" w:rsidR="008F2205" w:rsidRDefault="008F2205">
        <w:pPr>
          <w:pStyle w:val="Piedepgina"/>
          <w:jc w:val="center"/>
        </w:pPr>
        <w:r>
          <w:fldChar w:fldCharType="begin"/>
        </w:r>
        <w:r>
          <w:instrText>PAGE   \* MERGEFORMAT</w:instrText>
        </w:r>
        <w:r>
          <w:fldChar w:fldCharType="separate"/>
        </w:r>
        <w:r>
          <w:t>2</w:t>
        </w:r>
        <w:r>
          <w:fldChar w:fldCharType="end"/>
        </w:r>
      </w:p>
    </w:sdtContent>
  </w:sdt>
  <w:p w14:paraId="6A90D83D" w14:textId="77777777" w:rsidR="008F2205" w:rsidRDefault="008F22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190F7" w14:textId="77777777" w:rsidR="008D25E5" w:rsidRDefault="008D25E5">
      <w:pPr>
        <w:spacing w:line="240" w:lineRule="auto"/>
      </w:pPr>
      <w:r>
        <w:separator/>
      </w:r>
    </w:p>
  </w:footnote>
  <w:footnote w:type="continuationSeparator" w:id="0">
    <w:p w14:paraId="16D2E535" w14:textId="77777777" w:rsidR="008D25E5" w:rsidRDefault="008D25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7007" w14:textId="77777777" w:rsidR="008F2205" w:rsidRDefault="008F2205"/>
  <w:p w14:paraId="3A6460A9" w14:textId="29D3AA76" w:rsidR="008F2205" w:rsidRDefault="008F2205">
    <w:r>
      <w:t xml:space="preserve">Sistemas Inteligentes - Marcos Somoza </w:t>
    </w:r>
    <w:r>
      <w:tab/>
    </w:r>
    <w:r>
      <w:tab/>
    </w:r>
    <w:r>
      <w:tab/>
    </w:r>
    <w:r>
      <w:tab/>
      <w:t xml:space="preserve">                               Práctica 1 </w:t>
    </w:r>
  </w:p>
  <w:p w14:paraId="37DCFC00" w14:textId="77777777" w:rsidR="008F2205" w:rsidRDefault="008F2205">
    <w:pPr>
      <w:spacing w:line="312" w:lineRule="auto"/>
      <w:jc w:val="both"/>
    </w:pPr>
    <w:r>
      <w:rPr>
        <w:rFonts w:ascii="Proxima Nova" w:eastAsia="Proxima Nova" w:hAnsi="Proxima Nova" w:cs="Proxima Nova"/>
        <w:noProof/>
        <w:color w:val="353744"/>
      </w:rPr>
      <w:drawing>
        <wp:inline distT="114300" distB="114300" distL="114300" distR="114300" wp14:anchorId="70126B03" wp14:editId="0DA041A9">
          <wp:extent cx="5943600" cy="190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75000" b="75000"/>
                  <a:stretch>
                    <a:fillRect/>
                  </a:stretch>
                </pic:blipFill>
                <pic:spPr>
                  <a:xfrm>
                    <a:off x="0" y="0"/>
                    <a:ext cx="5943600" cy="190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86446"/>
    <w:multiLevelType w:val="hybridMultilevel"/>
    <w:tmpl w:val="3DE8526C"/>
    <w:lvl w:ilvl="0" w:tplc="B0821F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4F7894"/>
    <w:multiLevelType w:val="multilevel"/>
    <w:tmpl w:val="23026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FF57B7"/>
    <w:multiLevelType w:val="multilevel"/>
    <w:tmpl w:val="B34CF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405994"/>
    <w:multiLevelType w:val="multilevel"/>
    <w:tmpl w:val="795A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140075"/>
    <w:multiLevelType w:val="hybridMultilevel"/>
    <w:tmpl w:val="49E2B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05E6543"/>
    <w:multiLevelType w:val="hybridMultilevel"/>
    <w:tmpl w:val="85C2E4C0"/>
    <w:lvl w:ilvl="0" w:tplc="2D7C6C9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369385D"/>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7" w15:restartNumberingAfterBreak="0">
    <w:nsid w:val="5DD152E3"/>
    <w:multiLevelType w:val="hybridMultilevel"/>
    <w:tmpl w:val="36969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FA1C26"/>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9" w15:restartNumberingAfterBreak="0">
    <w:nsid w:val="7E100F03"/>
    <w:multiLevelType w:val="multilevel"/>
    <w:tmpl w:val="3D86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9"/>
  </w:num>
  <w:num w:numId="4">
    <w:abstractNumId w:val="1"/>
  </w:num>
  <w:num w:numId="5">
    <w:abstractNumId w:val="6"/>
  </w:num>
  <w:num w:numId="6">
    <w:abstractNumId w:val="0"/>
  </w:num>
  <w:num w:numId="7">
    <w:abstractNumId w:val="5"/>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FA"/>
    <w:rsid w:val="0006757A"/>
    <w:rsid w:val="000E2DE4"/>
    <w:rsid w:val="001939AD"/>
    <w:rsid w:val="001C35F8"/>
    <w:rsid w:val="001F01F3"/>
    <w:rsid w:val="002004F2"/>
    <w:rsid w:val="00212752"/>
    <w:rsid w:val="002B254F"/>
    <w:rsid w:val="0034492E"/>
    <w:rsid w:val="00356A38"/>
    <w:rsid w:val="00381108"/>
    <w:rsid w:val="003D6CC3"/>
    <w:rsid w:val="003F5EBA"/>
    <w:rsid w:val="0044067C"/>
    <w:rsid w:val="004728FD"/>
    <w:rsid w:val="0053762F"/>
    <w:rsid w:val="00564BE8"/>
    <w:rsid w:val="0058586B"/>
    <w:rsid w:val="00613576"/>
    <w:rsid w:val="00627C95"/>
    <w:rsid w:val="006C4565"/>
    <w:rsid w:val="006D2FA2"/>
    <w:rsid w:val="00744AB2"/>
    <w:rsid w:val="007A5D7F"/>
    <w:rsid w:val="007C73DA"/>
    <w:rsid w:val="007F1FE6"/>
    <w:rsid w:val="00801486"/>
    <w:rsid w:val="0085497A"/>
    <w:rsid w:val="00863B53"/>
    <w:rsid w:val="008777CA"/>
    <w:rsid w:val="008848BB"/>
    <w:rsid w:val="008D25E5"/>
    <w:rsid w:val="008E65C2"/>
    <w:rsid w:val="008F2205"/>
    <w:rsid w:val="009938E1"/>
    <w:rsid w:val="009C3FBD"/>
    <w:rsid w:val="009F1910"/>
    <w:rsid w:val="00A054E4"/>
    <w:rsid w:val="00A4023F"/>
    <w:rsid w:val="00A51F36"/>
    <w:rsid w:val="00A96DBD"/>
    <w:rsid w:val="00AD4A18"/>
    <w:rsid w:val="00AE6706"/>
    <w:rsid w:val="00AF664E"/>
    <w:rsid w:val="00B20FDA"/>
    <w:rsid w:val="00B60210"/>
    <w:rsid w:val="00C7309B"/>
    <w:rsid w:val="00D62B07"/>
    <w:rsid w:val="00DC4281"/>
    <w:rsid w:val="00E23C33"/>
    <w:rsid w:val="00E344E4"/>
    <w:rsid w:val="00E40D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94E8"/>
  <w15:docId w15:val="{6315D12F-CECB-4483-AE50-1165D967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8777CA"/>
    <w:pPr>
      <w:keepNext/>
      <w:keepLines/>
      <w:spacing w:before="480" w:after="120"/>
      <w:outlineLvl w:val="0"/>
    </w:pPr>
    <w:rPr>
      <w:b/>
      <w:sz w:val="40"/>
      <w:szCs w:val="40"/>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A96DB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DBD"/>
    <w:rPr>
      <w:rFonts w:ascii="Segoe UI" w:hAnsi="Segoe UI" w:cs="Segoe UI"/>
      <w:sz w:val="18"/>
      <w:szCs w:val="18"/>
    </w:rPr>
  </w:style>
  <w:style w:type="paragraph" w:styleId="TDC1">
    <w:name w:val="toc 1"/>
    <w:basedOn w:val="Normal"/>
    <w:next w:val="Normal"/>
    <w:autoRedefine/>
    <w:uiPriority w:val="39"/>
    <w:unhideWhenUsed/>
    <w:rsid w:val="00A96DBD"/>
    <w:pPr>
      <w:spacing w:after="100"/>
    </w:pPr>
  </w:style>
  <w:style w:type="paragraph" w:styleId="TDC2">
    <w:name w:val="toc 2"/>
    <w:basedOn w:val="Normal"/>
    <w:next w:val="Normal"/>
    <w:autoRedefine/>
    <w:uiPriority w:val="39"/>
    <w:unhideWhenUsed/>
    <w:rsid w:val="00A96DBD"/>
    <w:pPr>
      <w:spacing w:after="100"/>
      <w:ind w:left="220"/>
    </w:pPr>
  </w:style>
  <w:style w:type="character" w:styleId="Hipervnculo">
    <w:name w:val="Hyperlink"/>
    <w:basedOn w:val="Fuentedeprrafopredeter"/>
    <w:uiPriority w:val="99"/>
    <w:unhideWhenUsed/>
    <w:rsid w:val="00A96DBD"/>
    <w:rPr>
      <w:color w:val="0000FF" w:themeColor="hyperlink"/>
      <w:u w:val="single"/>
    </w:rPr>
  </w:style>
  <w:style w:type="paragraph" w:styleId="Prrafodelista">
    <w:name w:val="List Paragraph"/>
    <w:basedOn w:val="Normal"/>
    <w:uiPriority w:val="34"/>
    <w:qFormat/>
    <w:rsid w:val="00E344E4"/>
    <w:pPr>
      <w:ind w:left="720"/>
      <w:contextualSpacing/>
    </w:pPr>
  </w:style>
  <w:style w:type="character" w:styleId="Textodelmarcadordeposicin">
    <w:name w:val="Placeholder Text"/>
    <w:basedOn w:val="Fuentedeprrafopredeter"/>
    <w:uiPriority w:val="99"/>
    <w:semiHidden/>
    <w:rsid w:val="004728FD"/>
    <w:rPr>
      <w:color w:val="808080"/>
    </w:rPr>
  </w:style>
  <w:style w:type="paragraph" w:styleId="Encabezado">
    <w:name w:val="header"/>
    <w:basedOn w:val="Normal"/>
    <w:link w:val="EncabezadoCar"/>
    <w:uiPriority w:val="99"/>
    <w:unhideWhenUsed/>
    <w:rsid w:val="007F1FE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F1FE6"/>
  </w:style>
  <w:style w:type="paragraph" w:styleId="Piedepgina">
    <w:name w:val="footer"/>
    <w:basedOn w:val="Normal"/>
    <w:link w:val="PiedepginaCar"/>
    <w:uiPriority w:val="99"/>
    <w:unhideWhenUsed/>
    <w:rsid w:val="007F1FE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F1FE6"/>
  </w:style>
  <w:style w:type="character" w:styleId="Refdecomentario">
    <w:name w:val="annotation reference"/>
    <w:basedOn w:val="Fuentedeprrafopredeter"/>
    <w:uiPriority w:val="99"/>
    <w:semiHidden/>
    <w:unhideWhenUsed/>
    <w:rsid w:val="00356A38"/>
    <w:rPr>
      <w:sz w:val="16"/>
      <w:szCs w:val="16"/>
    </w:rPr>
  </w:style>
  <w:style w:type="paragraph" w:styleId="Textocomentario">
    <w:name w:val="annotation text"/>
    <w:basedOn w:val="Normal"/>
    <w:link w:val="TextocomentarioCar"/>
    <w:uiPriority w:val="99"/>
    <w:semiHidden/>
    <w:unhideWhenUsed/>
    <w:rsid w:val="00356A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6A38"/>
    <w:rPr>
      <w:sz w:val="20"/>
      <w:szCs w:val="20"/>
    </w:rPr>
  </w:style>
  <w:style w:type="paragraph" w:styleId="Asuntodelcomentario">
    <w:name w:val="annotation subject"/>
    <w:basedOn w:val="Textocomentario"/>
    <w:next w:val="Textocomentario"/>
    <w:link w:val="AsuntodelcomentarioCar"/>
    <w:uiPriority w:val="99"/>
    <w:semiHidden/>
    <w:unhideWhenUsed/>
    <w:rsid w:val="00356A38"/>
    <w:rPr>
      <w:b/>
      <w:bCs/>
    </w:rPr>
  </w:style>
  <w:style w:type="character" w:customStyle="1" w:styleId="AsuntodelcomentarioCar">
    <w:name w:val="Asunto del comentario Car"/>
    <w:basedOn w:val="TextocomentarioCar"/>
    <w:link w:val="Asuntodelcomentario"/>
    <w:uiPriority w:val="99"/>
    <w:semiHidden/>
    <w:rsid w:val="00356A38"/>
    <w:rPr>
      <w:b/>
      <w:bCs/>
      <w:sz w:val="20"/>
      <w:szCs w:val="20"/>
    </w:rPr>
  </w:style>
  <w:style w:type="character" w:styleId="Mencinsinresolver">
    <w:name w:val="Unresolved Mention"/>
    <w:basedOn w:val="Fuentedeprrafopredeter"/>
    <w:uiPriority w:val="99"/>
    <w:semiHidden/>
    <w:unhideWhenUsed/>
    <w:rsid w:val="00D62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967786">
      <w:bodyDiv w:val="1"/>
      <w:marLeft w:val="0"/>
      <w:marRight w:val="0"/>
      <w:marTop w:val="0"/>
      <w:marBottom w:val="0"/>
      <w:divBdr>
        <w:top w:val="none" w:sz="0" w:space="0" w:color="auto"/>
        <w:left w:val="none" w:sz="0" w:space="0" w:color="auto"/>
        <w:bottom w:val="none" w:sz="0" w:space="0" w:color="auto"/>
        <w:right w:val="none" w:sz="0" w:space="0" w:color="auto"/>
      </w:divBdr>
      <w:divsChild>
        <w:div w:id="913397216">
          <w:marLeft w:val="0"/>
          <w:marRight w:val="0"/>
          <w:marTop w:val="0"/>
          <w:marBottom w:val="0"/>
          <w:divBdr>
            <w:top w:val="none" w:sz="0" w:space="0" w:color="auto"/>
            <w:left w:val="none" w:sz="0" w:space="0" w:color="auto"/>
            <w:bottom w:val="none" w:sz="0" w:space="0" w:color="auto"/>
            <w:right w:val="none" w:sz="0" w:space="0" w:color="auto"/>
          </w:divBdr>
          <w:divsChild>
            <w:div w:id="1242370048">
              <w:marLeft w:val="0"/>
              <w:marRight w:val="0"/>
              <w:marTop w:val="0"/>
              <w:marBottom w:val="0"/>
              <w:divBdr>
                <w:top w:val="none" w:sz="0" w:space="0" w:color="auto"/>
                <w:left w:val="none" w:sz="0" w:space="0" w:color="auto"/>
                <w:bottom w:val="none" w:sz="0" w:space="0" w:color="auto"/>
                <w:right w:val="none" w:sz="0" w:space="0" w:color="auto"/>
              </w:divBdr>
            </w:div>
            <w:div w:id="1855260278">
              <w:marLeft w:val="0"/>
              <w:marRight w:val="0"/>
              <w:marTop w:val="0"/>
              <w:marBottom w:val="0"/>
              <w:divBdr>
                <w:top w:val="none" w:sz="0" w:space="0" w:color="auto"/>
                <w:left w:val="none" w:sz="0" w:space="0" w:color="auto"/>
                <w:bottom w:val="none" w:sz="0" w:space="0" w:color="auto"/>
                <w:right w:val="none" w:sz="0" w:space="0" w:color="auto"/>
              </w:divBdr>
            </w:div>
            <w:div w:id="1893300524">
              <w:marLeft w:val="0"/>
              <w:marRight w:val="0"/>
              <w:marTop w:val="0"/>
              <w:marBottom w:val="0"/>
              <w:divBdr>
                <w:top w:val="none" w:sz="0" w:space="0" w:color="auto"/>
                <w:left w:val="none" w:sz="0" w:space="0" w:color="auto"/>
                <w:bottom w:val="none" w:sz="0" w:space="0" w:color="auto"/>
                <w:right w:val="none" w:sz="0" w:space="0" w:color="auto"/>
              </w:divBdr>
            </w:div>
            <w:div w:id="869100377">
              <w:marLeft w:val="0"/>
              <w:marRight w:val="0"/>
              <w:marTop w:val="0"/>
              <w:marBottom w:val="0"/>
              <w:divBdr>
                <w:top w:val="none" w:sz="0" w:space="0" w:color="auto"/>
                <w:left w:val="none" w:sz="0" w:space="0" w:color="auto"/>
                <w:bottom w:val="none" w:sz="0" w:space="0" w:color="auto"/>
                <w:right w:val="none" w:sz="0" w:space="0" w:color="auto"/>
              </w:divBdr>
            </w:div>
            <w:div w:id="1450467508">
              <w:marLeft w:val="0"/>
              <w:marRight w:val="0"/>
              <w:marTop w:val="0"/>
              <w:marBottom w:val="0"/>
              <w:divBdr>
                <w:top w:val="none" w:sz="0" w:space="0" w:color="auto"/>
                <w:left w:val="none" w:sz="0" w:space="0" w:color="auto"/>
                <w:bottom w:val="none" w:sz="0" w:space="0" w:color="auto"/>
                <w:right w:val="none" w:sz="0" w:space="0" w:color="auto"/>
              </w:divBdr>
            </w:div>
            <w:div w:id="1859613842">
              <w:marLeft w:val="0"/>
              <w:marRight w:val="0"/>
              <w:marTop w:val="0"/>
              <w:marBottom w:val="0"/>
              <w:divBdr>
                <w:top w:val="none" w:sz="0" w:space="0" w:color="auto"/>
                <w:left w:val="none" w:sz="0" w:space="0" w:color="auto"/>
                <w:bottom w:val="none" w:sz="0" w:space="0" w:color="auto"/>
                <w:right w:val="none" w:sz="0" w:space="0" w:color="auto"/>
              </w:divBdr>
            </w:div>
            <w:div w:id="771245448">
              <w:marLeft w:val="0"/>
              <w:marRight w:val="0"/>
              <w:marTop w:val="0"/>
              <w:marBottom w:val="0"/>
              <w:divBdr>
                <w:top w:val="none" w:sz="0" w:space="0" w:color="auto"/>
                <w:left w:val="none" w:sz="0" w:space="0" w:color="auto"/>
                <w:bottom w:val="none" w:sz="0" w:space="0" w:color="auto"/>
                <w:right w:val="none" w:sz="0" w:space="0" w:color="auto"/>
              </w:divBdr>
            </w:div>
            <w:div w:id="2134907395">
              <w:marLeft w:val="0"/>
              <w:marRight w:val="0"/>
              <w:marTop w:val="0"/>
              <w:marBottom w:val="0"/>
              <w:divBdr>
                <w:top w:val="none" w:sz="0" w:space="0" w:color="auto"/>
                <w:left w:val="none" w:sz="0" w:space="0" w:color="auto"/>
                <w:bottom w:val="none" w:sz="0" w:space="0" w:color="auto"/>
                <w:right w:val="none" w:sz="0" w:space="0" w:color="auto"/>
              </w:divBdr>
            </w:div>
            <w:div w:id="1726023384">
              <w:marLeft w:val="0"/>
              <w:marRight w:val="0"/>
              <w:marTop w:val="0"/>
              <w:marBottom w:val="0"/>
              <w:divBdr>
                <w:top w:val="none" w:sz="0" w:space="0" w:color="auto"/>
                <w:left w:val="none" w:sz="0" w:space="0" w:color="auto"/>
                <w:bottom w:val="none" w:sz="0" w:space="0" w:color="auto"/>
                <w:right w:val="none" w:sz="0" w:space="0" w:color="auto"/>
              </w:divBdr>
            </w:div>
            <w:div w:id="606695534">
              <w:marLeft w:val="0"/>
              <w:marRight w:val="0"/>
              <w:marTop w:val="0"/>
              <w:marBottom w:val="0"/>
              <w:divBdr>
                <w:top w:val="none" w:sz="0" w:space="0" w:color="auto"/>
                <w:left w:val="none" w:sz="0" w:space="0" w:color="auto"/>
                <w:bottom w:val="none" w:sz="0" w:space="0" w:color="auto"/>
                <w:right w:val="none" w:sz="0" w:space="0" w:color="auto"/>
              </w:divBdr>
            </w:div>
            <w:div w:id="1472749474">
              <w:marLeft w:val="0"/>
              <w:marRight w:val="0"/>
              <w:marTop w:val="0"/>
              <w:marBottom w:val="0"/>
              <w:divBdr>
                <w:top w:val="none" w:sz="0" w:space="0" w:color="auto"/>
                <w:left w:val="none" w:sz="0" w:space="0" w:color="auto"/>
                <w:bottom w:val="none" w:sz="0" w:space="0" w:color="auto"/>
                <w:right w:val="none" w:sz="0" w:space="0" w:color="auto"/>
              </w:divBdr>
            </w:div>
            <w:div w:id="1830556268">
              <w:marLeft w:val="0"/>
              <w:marRight w:val="0"/>
              <w:marTop w:val="0"/>
              <w:marBottom w:val="0"/>
              <w:divBdr>
                <w:top w:val="none" w:sz="0" w:space="0" w:color="auto"/>
                <w:left w:val="none" w:sz="0" w:space="0" w:color="auto"/>
                <w:bottom w:val="none" w:sz="0" w:space="0" w:color="auto"/>
                <w:right w:val="none" w:sz="0" w:space="0" w:color="auto"/>
              </w:divBdr>
            </w:div>
            <w:div w:id="1371028269">
              <w:marLeft w:val="0"/>
              <w:marRight w:val="0"/>
              <w:marTop w:val="0"/>
              <w:marBottom w:val="0"/>
              <w:divBdr>
                <w:top w:val="none" w:sz="0" w:space="0" w:color="auto"/>
                <w:left w:val="none" w:sz="0" w:space="0" w:color="auto"/>
                <w:bottom w:val="none" w:sz="0" w:space="0" w:color="auto"/>
                <w:right w:val="none" w:sz="0" w:space="0" w:color="auto"/>
              </w:divBdr>
            </w:div>
            <w:div w:id="1465196698">
              <w:marLeft w:val="0"/>
              <w:marRight w:val="0"/>
              <w:marTop w:val="0"/>
              <w:marBottom w:val="0"/>
              <w:divBdr>
                <w:top w:val="none" w:sz="0" w:space="0" w:color="auto"/>
                <w:left w:val="none" w:sz="0" w:space="0" w:color="auto"/>
                <w:bottom w:val="none" w:sz="0" w:space="0" w:color="auto"/>
                <w:right w:val="none" w:sz="0" w:space="0" w:color="auto"/>
              </w:divBdr>
            </w:div>
            <w:div w:id="1375496444">
              <w:marLeft w:val="0"/>
              <w:marRight w:val="0"/>
              <w:marTop w:val="0"/>
              <w:marBottom w:val="0"/>
              <w:divBdr>
                <w:top w:val="none" w:sz="0" w:space="0" w:color="auto"/>
                <w:left w:val="none" w:sz="0" w:space="0" w:color="auto"/>
                <w:bottom w:val="none" w:sz="0" w:space="0" w:color="auto"/>
                <w:right w:val="none" w:sz="0" w:space="0" w:color="auto"/>
              </w:divBdr>
            </w:div>
            <w:div w:id="1068577339">
              <w:marLeft w:val="0"/>
              <w:marRight w:val="0"/>
              <w:marTop w:val="0"/>
              <w:marBottom w:val="0"/>
              <w:divBdr>
                <w:top w:val="none" w:sz="0" w:space="0" w:color="auto"/>
                <w:left w:val="none" w:sz="0" w:space="0" w:color="auto"/>
                <w:bottom w:val="none" w:sz="0" w:space="0" w:color="auto"/>
                <w:right w:val="none" w:sz="0" w:space="0" w:color="auto"/>
              </w:divBdr>
            </w:div>
            <w:div w:id="641884047">
              <w:marLeft w:val="0"/>
              <w:marRight w:val="0"/>
              <w:marTop w:val="0"/>
              <w:marBottom w:val="0"/>
              <w:divBdr>
                <w:top w:val="none" w:sz="0" w:space="0" w:color="auto"/>
                <w:left w:val="none" w:sz="0" w:space="0" w:color="auto"/>
                <w:bottom w:val="none" w:sz="0" w:space="0" w:color="auto"/>
                <w:right w:val="none" w:sz="0" w:space="0" w:color="auto"/>
              </w:divBdr>
            </w:div>
            <w:div w:id="5802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687">
      <w:bodyDiv w:val="1"/>
      <w:marLeft w:val="0"/>
      <w:marRight w:val="0"/>
      <w:marTop w:val="0"/>
      <w:marBottom w:val="0"/>
      <w:divBdr>
        <w:top w:val="none" w:sz="0" w:space="0" w:color="auto"/>
        <w:left w:val="none" w:sz="0" w:space="0" w:color="auto"/>
        <w:bottom w:val="none" w:sz="0" w:space="0" w:color="auto"/>
        <w:right w:val="none" w:sz="0" w:space="0" w:color="auto"/>
      </w:divBdr>
    </w:div>
    <w:div w:id="615403878">
      <w:bodyDiv w:val="1"/>
      <w:marLeft w:val="0"/>
      <w:marRight w:val="0"/>
      <w:marTop w:val="0"/>
      <w:marBottom w:val="0"/>
      <w:divBdr>
        <w:top w:val="none" w:sz="0" w:space="0" w:color="auto"/>
        <w:left w:val="none" w:sz="0" w:space="0" w:color="auto"/>
        <w:bottom w:val="none" w:sz="0" w:space="0" w:color="auto"/>
        <w:right w:val="none" w:sz="0" w:space="0" w:color="auto"/>
      </w:divBdr>
      <w:divsChild>
        <w:div w:id="1649359430">
          <w:marLeft w:val="0"/>
          <w:marRight w:val="0"/>
          <w:marTop w:val="0"/>
          <w:marBottom w:val="0"/>
          <w:divBdr>
            <w:top w:val="none" w:sz="0" w:space="0" w:color="auto"/>
            <w:left w:val="none" w:sz="0" w:space="0" w:color="auto"/>
            <w:bottom w:val="none" w:sz="0" w:space="0" w:color="auto"/>
            <w:right w:val="none" w:sz="0" w:space="0" w:color="auto"/>
          </w:divBdr>
          <w:divsChild>
            <w:div w:id="727609229">
              <w:marLeft w:val="0"/>
              <w:marRight w:val="0"/>
              <w:marTop w:val="0"/>
              <w:marBottom w:val="0"/>
              <w:divBdr>
                <w:top w:val="none" w:sz="0" w:space="0" w:color="auto"/>
                <w:left w:val="none" w:sz="0" w:space="0" w:color="auto"/>
                <w:bottom w:val="none" w:sz="0" w:space="0" w:color="auto"/>
                <w:right w:val="none" w:sz="0" w:space="0" w:color="auto"/>
              </w:divBdr>
            </w:div>
            <w:div w:id="345720278">
              <w:marLeft w:val="0"/>
              <w:marRight w:val="0"/>
              <w:marTop w:val="0"/>
              <w:marBottom w:val="0"/>
              <w:divBdr>
                <w:top w:val="none" w:sz="0" w:space="0" w:color="auto"/>
                <w:left w:val="none" w:sz="0" w:space="0" w:color="auto"/>
                <w:bottom w:val="none" w:sz="0" w:space="0" w:color="auto"/>
                <w:right w:val="none" w:sz="0" w:space="0" w:color="auto"/>
              </w:divBdr>
            </w:div>
            <w:div w:id="1280259366">
              <w:marLeft w:val="0"/>
              <w:marRight w:val="0"/>
              <w:marTop w:val="0"/>
              <w:marBottom w:val="0"/>
              <w:divBdr>
                <w:top w:val="none" w:sz="0" w:space="0" w:color="auto"/>
                <w:left w:val="none" w:sz="0" w:space="0" w:color="auto"/>
                <w:bottom w:val="none" w:sz="0" w:space="0" w:color="auto"/>
                <w:right w:val="none" w:sz="0" w:space="0" w:color="auto"/>
              </w:divBdr>
            </w:div>
            <w:div w:id="178855567">
              <w:marLeft w:val="0"/>
              <w:marRight w:val="0"/>
              <w:marTop w:val="0"/>
              <w:marBottom w:val="0"/>
              <w:divBdr>
                <w:top w:val="none" w:sz="0" w:space="0" w:color="auto"/>
                <w:left w:val="none" w:sz="0" w:space="0" w:color="auto"/>
                <w:bottom w:val="none" w:sz="0" w:space="0" w:color="auto"/>
                <w:right w:val="none" w:sz="0" w:space="0" w:color="auto"/>
              </w:divBdr>
            </w:div>
            <w:div w:id="1519273224">
              <w:marLeft w:val="0"/>
              <w:marRight w:val="0"/>
              <w:marTop w:val="0"/>
              <w:marBottom w:val="0"/>
              <w:divBdr>
                <w:top w:val="none" w:sz="0" w:space="0" w:color="auto"/>
                <w:left w:val="none" w:sz="0" w:space="0" w:color="auto"/>
                <w:bottom w:val="none" w:sz="0" w:space="0" w:color="auto"/>
                <w:right w:val="none" w:sz="0" w:space="0" w:color="auto"/>
              </w:divBdr>
            </w:div>
            <w:div w:id="1380744074">
              <w:marLeft w:val="0"/>
              <w:marRight w:val="0"/>
              <w:marTop w:val="0"/>
              <w:marBottom w:val="0"/>
              <w:divBdr>
                <w:top w:val="none" w:sz="0" w:space="0" w:color="auto"/>
                <w:left w:val="none" w:sz="0" w:space="0" w:color="auto"/>
                <w:bottom w:val="none" w:sz="0" w:space="0" w:color="auto"/>
                <w:right w:val="none" w:sz="0" w:space="0" w:color="auto"/>
              </w:divBdr>
            </w:div>
            <w:div w:id="126044895">
              <w:marLeft w:val="0"/>
              <w:marRight w:val="0"/>
              <w:marTop w:val="0"/>
              <w:marBottom w:val="0"/>
              <w:divBdr>
                <w:top w:val="none" w:sz="0" w:space="0" w:color="auto"/>
                <w:left w:val="none" w:sz="0" w:space="0" w:color="auto"/>
                <w:bottom w:val="none" w:sz="0" w:space="0" w:color="auto"/>
                <w:right w:val="none" w:sz="0" w:space="0" w:color="auto"/>
              </w:divBdr>
            </w:div>
            <w:div w:id="2091343651">
              <w:marLeft w:val="0"/>
              <w:marRight w:val="0"/>
              <w:marTop w:val="0"/>
              <w:marBottom w:val="0"/>
              <w:divBdr>
                <w:top w:val="none" w:sz="0" w:space="0" w:color="auto"/>
                <w:left w:val="none" w:sz="0" w:space="0" w:color="auto"/>
                <w:bottom w:val="none" w:sz="0" w:space="0" w:color="auto"/>
                <w:right w:val="none" w:sz="0" w:space="0" w:color="auto"/>
              </w:divBdr>
            </w:div>
            <w:div w:id="1744986440">
              <w:marLeft w:val="0"/>
              <w:marRight w:val="0"/>
              <w:marTop w:val="0"/>
              <w:marBottom w:val="0"/>
              <w:divBdr>
                <w:top w:val="none" w:sz="0" w:space="0" w:color="auto"/>
                <w:left w:val="none" w:sz="0" w:space="0" w:color="auto"/>
                <w:bottom w:val="none" w:sz="0" w:space="0" w:color="auto"/>
                <w:right w:val="none" w:sz="0" w:space="0" w:color="auto"/>
              </w:divBdr>
            </w:div>
            <w:div w:id="716198595">
              <w:marLeft w:val="0"/>
              <w:marRight w:val="0"/>
              <w:marTop w:val="0"/>
              <w:marBottom w:val="0"/>
              <w:divBdr>
                <w:top w:val="none" w:sz="0" w:space="0" w:color="auto"/>
                <w:left w:val="none" w:sz="0" w:space="0" w:color="auto"/>
                <w:bottom w:val="none" w:sz="0" w:space="0" w:color="auto"/>
                <w:right w:val="none" w:sz="0" w:space="0" w:color="auto"/>
              </w:divBdr>
            </w:div>
            <w:div w:id="821579594">
              <w:marLeft w:val="0"/>
              <w:marRight w:val="0"/>
              <w:marTop w:val="0"/>
              <w:marBottom w:val="0"/>
              <w:divBdr>
                <w:top w:val="none" w:sz="0" w:space="0" w:color="auto"/>
                <w:left w:val="none" w:sz="0" w:space="0" w:color="auto"/>
                <w:bottom w:val="none" w:sz="0" w:space="0" w:color="auto"/>
                <w:right w:val="none" w:sz="0" w:space="0" w:color="auto"/>
              </w:divBdr>
            </w:div>
            <w:div w:id="1967153169">
              <w:marLeft w:val="0"/>
              <w:marRight w:val="0"/>
              <w:marTop w:val="0"/>
              <w:marBottom w:val="0"/>
              <w:divBdr>
                <w:top w:val="none" w:sz="0" w:space="0" w:color="auto"/>
                <w:left w:val="none" w:sz="0" w:space="0" w:color="auto"/>
                <w:bottom w:val="none" w:sz="0" w:space="0" w:color="auto"/>
                <w:right w:val="none" w:sz="0" w:space="0" w:color="auto"/>
              </w:divBdr>
            </w:div>
            <w:div w:id="517890861">
              <w:marLeft w:val="0"/>
              <w:marRight w:val="0"/>
              <w:marTop w:val="0"/>
              <w:marBottom w:val="0"/>
              <w:divBdr>
                <w:top w:val="none" w:sz="0" w:space="0" w:color="auto"/>
                <w:left w:val="none" w:sz="0" w:space="0" w:color="auto"/>
                <w:bottom w:val="none" w:sz="0" w:space="0" w:color="auto"/>
                <w:right w:val="none" w:sz="0" w:space="0" w:color="auto"/>
              </w:divBdr>
            </w:div>
            <w:div w:id="1711177488">
              <w:marLeft w:val="0"/>
              <w:marRight w:val="0"/>
              <w:marTop w:val="0"/>
              <w:marBottom w:val="0"/>
              <w:divBdr>
                <w:top w:val="none" w:sz="0" w:space="0" w:color="auto"/>
                <w:left w:val="none" w:sz="0" w:space="0" w:color="auto"/>
                <w:bottom w:val="none" w:sz="0" w:space="0" w:color="auto"/>
                <w:right w:val="none" w:sz="0" w:space="0" w:color="auto"/>
              </w:divBdr>
            </w:div>
            <w:div w:id="922030273">
              <w:marLeft w:val="0"/>
              <w:marRight w:val="0"/>
              <w:marTop w:val="0"/>
              <w:marBottom w:val="0"/>
              <w:divBdr>
                <w:top w:val="none" w:sz="0" w:space="0" w:color="auto"/>
                <w:left w:val="none" w:sz="0" w:space="0" w:color="auto"/>
                <w:bottom w:val="none" w:sz="0" w:space="0" w:color="auto"/>
                <w:right w:val="none" w:sz="0" w:space="0" w:color="auto"/>
              </w:divBdr>
            </w:div>
            <w:div w:id="1447430686">
              <w:marLeft w:val="0"/>
              <w:marRight w:val="0"/>
              <w:marTop w:val="0"/>
              <w:marBottom w:val="0"/>
              <w:divBdr>
                <w:top w:val="none" w:sz="0" w:space="0" w:color="auto"/>
                <w:left w:val="none" w:sz="0" w:space="0" w:color="auto"/>
                <w:bottom w:val="none" w:sz="0" w:space="0" w:color="auto"/>
                <w:right w:val="none" w:sz="0" w:space="0" w:color="auto"/>
              </w:divBdr>
            </w:div>
            <w:div w:id="646470038">
              <w:marLeft w:val="0"/>
              <w:marRight w:val="0"/>
              <w:marTop w:val="0"/>
              <w:marBottom w:val="0"/>
              <w:divBdr>
                <w:top w:val="none" w:sz="0" w:space="0" w:color="auto"/>
                <w:left w:val="none" w:sz="0" w:space="0" w:color="auto"/>
                <w:bottom w:val="none" w:sz="0" w:space="0" w:color="auto"/>
                <w:right w:val="none" w:sz="0" w:space="0" w:color="auto"/>
              </w:divBdr>
            </w:div>
            <w:div w:id="1748532873">
              <w:marLeft w:val="0"/>
              <w:marRight w:val="0"/>
              <w:marTop w:val="0"/>
              <w:marBottom w:val="0"/>
              <w:divBdr>
                <w:top w:val="none" w:sz="0" w:space="0" w:color="auto"/>
                <w:left w:val="none" w:sz="0" w:space="0" w:color="auto"/>
                <w:bottom w:val="none" w:sz="0" w:space="0" w:color="auto"/>
                <w:right w:val="none" w:sz="0" w:space="0" w:color="auto"/>
              </w:divBdr>
            </w:div>
            <w:div w:id="19028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9202">
      <w:bodyDiv w:val="1"/>
      <w:marLeft w:val="0"/>
      <w:marRight w:val="0"/>
      <w:marTop w:val="0"/>
      <w:marBottom w:val="0"/>
      <w:divBdr>
        <w:top w:val="none" w:sz="0" w:space="0" w:color="auto"/>
        <w:left w:val="none" w:sz="0" w:space="0" w:color="auto"/>
        <w:bottom w:val="none" w:sz="0" w:space="0" w:color="auto"/>
        <w:right w:val="none" w:sz="0" w:space="0" w:color="auto"/>
      </w:divBdr>
      <w:divsChild>
        <w:div w:id="487478166">
          <w:marLeft w:val="0"/>
          <w:marRight w:val="0"/>
          <w:marTop w:val="0"/>
          <w:marBottom w:val="0"/>
          <w:divBdr>
            <w:top w:val="none" w:sz="0" w:space="0" w:color="auto"/>
            <w:left w:val="none" w:sz="0" w:space="0" w:color="auto"/>
            <w:bottom w:val="none" w:sz="0" w:space="0" w:color="auto"/>
            <w:right w:val="none" w:sz="0" w:space="0" w:color="auto"/>
          </w:divBdr>
          <w:divsChild>
            <w:div w:id="924731137">
              <w:marLeft w:val="0"/>
              <w:marRight w:val="0"/>
              <w:marTop w:val="0"/>
              <w:marBottom w:val="0"/>
              <w:divBdr>
                <w:top w:val="none" w:sz="0" w:space="0" w:color="auto"/>
                <w:left w:val="none" w:sz="0" w:space="0" w:color="auto"/>
                <w:bottom w:val="none" w:sz="0" w:space="0" w:color="auto"/>
                <w:right w:val="none" w:sz="0" w:space="0" w:color="auto"/>
              </w:divBdr>
            </w:div>
            <w:div w:id="19473716">
              <w:marLeft w:val="0"/>
              <w:marRight w:val="0"/>
              <w:marTop w:val="0"/>
              <w:marBottom w:val="0"/>
              <w:divBdr>
                <w:top w:val="none" w:sz="0" w:space="0" w:color="auto"/>
                <w:left w:val="none" w:sz="0" w:space="0" w:color="auto"/>
                <w:bottom w:val="none" w:sz="0" w:space="0" w:color="auto"/>
                <w:right w:val="none" w:sz="0" w:space="0" w:color="auto"/>
              </w:divBdr>
            </w:div>
            <w:div w:id="1110390001">
              <w:marLeft w:val="0"/>
              <w:marRight w:val="0"/>
              <w:marTop w:val="0"/>
              <w:marBottom w:val="0"/>
              <w:divBdr>
                <w:top w:val="none" w:sz="0" w:space="0" w:color="auto"/>
                <w:left w:val="none" w:sz="0" w:space="0" w:color="auto"/>
                <w:bottom w:val="none" w:sz="0" w:space="0" w:color="auto"/>
                <w:right w:val="none" w:sz="0" w:space="0" w:color="auto"/>
              </w:divBdr>
            </w:div>
            <w:div w:id="502624152">
              <w:marLeft w:val="0"/>
              <w:marRight w:val="0"/>
              <w:marTop w:val="0"/>
              <w:marBottom w:val="0"/>
              <w:divBdr>
                <w:top w:val="none" w:sz="0" w:space="0" w:color="auto"/>
                <w:left w:val="none" w:sz="0" w:space="0" w:color="auto"/>
                <w:bottom w:val="none" w:sz="0" w:space="0" w:color="auto"/>
                <w:right w:val="none" w:sz="0" w:space="0" w:color="auto"/>
              </w:divBdr>
            </w:div>
            <w:div w:id="1146824663">
              <w:marLeft w:val="0"/>
              <w:marRight w:val="0"/>
              <w:marTop w:val="0"/>
              <w:marBottom w:val="0"/>
              <w:divBdr>
                <w:top w:val="none" w:sz="0" w:space="0" w:color="auto"/>
                <w:left w:val="none" w:sz="0" w:space="0" w:color="auto"/>
                <w:bottom w:val="none" w:sz="0" w:space="0" w:color="auto"/>
                <w:right w:val="none" w:sz="0" w:space="0" w:color="auto"/>
              </w:divBdr>
            </w:div>
            <w:div w:id="1972709158">
              <w:marLeft w:val="0"/>
              <w:marRight w:val="0"/>
              <w:marTop w:val="0"/>
              <w:marBottom w:val="0"/>
              <w:divBdr>
                <w:top w:val="none" w:sz="0" w:space="0" w:color="auto"/>
                <w:left w:val="none" w:sz="0" w:space="0" w:color="auto"/>
                <w:bottom w:val="none" w:sz="0" w:space="0" w:color="auto"/>
                <w:right w:val="none" w:sz="0" w:space="0" w:color="auto"/>
              </w:divBdr>
            </w:div>
            <w:div w:id="1897886243">
              <w:marLeft w:val="0"/>
              <w:marRight w:val="0"/>
              <w:marTop w:val="0"/>
              <w:marBottom w:val="0"/>
              <w:divBdr>
                <w:top w:val="none" w:sz="0" w:space="0" w:color="auto"/>
                <w:left w:val="none" w:sz="0" w:space="0" w:color="auto"/>
                <w:bottom w:val="none" w:sz="0" w:space="0" w:color="auto"/>
                <w:right w:val="none" w:sz="0" w:space="0" w:color="auto"/>
              </w:divBdr>
            </w:div>
            <w:div w:id="1344093221">
              <w:marLeft w:val="0"/>
              <w:marRight w:val="0"/>
              <w:marTop w:val="0"/>
              <w:marBottom w:val="0"/>
              <w:divBdr>
                <w:top w:val="none" w:sz="0" w:space="0" w:color="auto"/>
                <w:left w:val="none" w:sz="0" w:space="0" w:color="auto"/>
                <w:bottom w:val="none" w:sz="0" w:space="0" w:color="auto"/>
                <w:right w:val="none" w:sz="0" w:space="0" w:color="auto"/>
              </w:divBdr>
            </w:div>
            <w:div w:id="1726027872">
              <w:marLeft w:val="0"/>
              <w:marRight w:val="0"/>
              <w:marTop w:val="0"/>
              <w:marBottom w:val="0"/>
              <w:divBdr>
                <w:top w:val="none" w:sz="0" w:space="0" w:color="auto"/>
                <w:left w:val="none" w:sz="0" w:space="0" w:color="auto"/>
                <w:bottom w:val="none" w:sz="0" w:space="0" w:color="auto"/>
                <w:right w:val="none" w:sz="0" w:space="0" w:color="auto"/>
              </w:divBdr>
            </w:div>
            <w:div w:id="982587218">
              <w:marLeft w:val="0"/>
              <w:marRight w:val="0"/>
              <w:marTop w:val="0"/>
              <w:marBottom w:val="0"/>
              <w:divBdr>
                <w:top w:val="none" w:sz="0" w:space="0" w:color="auto"/>
                <w:left w:val="none" w:sz="0" w:space="0" w:color="auto"/>
                <w:bottom w:val="none" w:sz="0" w:space="0" w:color="auto"/>
                <w:right w:val="none" w:sz="0" w:space="0" w:color="auto"/>
              </w:divBdr>
            </w:div>
            <w:div w:id="661855242">
              <w:marLeft w:val="0"/>
              <w:marRight w:val="0"/>
              <w:marTop w:val="0"/>
              <w:marBottom w:val="0"/>
              <w:divBdr>
                <w:top w:val="none" w:sz="0" w:space="0" w:color="auto"/>
                <w:left w:val="none" w:sz="0" w:space="0" w:color="auto"/>
                <w:bottom w:val="none" w:sz="0" w:space="0" w:color="auto"/>
                <w:right w:val="none" w:sz="0" w:space="0" w:color="auto"/>
              </w:divBdr>
            </w:div>
            <w:div w:id="975645569">
              <w:marLeft w:val="0"/>
              <w:marRight w:val="0"/>
              <w:marTop w:val="0"/>
              <w:marBottom w:val="0"/>
              <w:divBdr>
                <w:top w:val="none" w:sz="0" w:space="0" w:color="auto"/>
                <w:left w:val="none" w:sz="0" w:space="0" w:color="auto"/>
                <w:bottom w:val="none" w:sz="0" w:space="0" w:color="auto"/>
                <w:right w:val="none" w:sz="0" w:space="0" w:color="auto"/>
              </w:divBdr>
            </w:div>
            <w:div w:id="94714645">
              <w:marLeft w:val="0"/>
              <w:marRight w:val="0"/>
              <w:marTop w:val="0"/>
              <w:marBottom w:val="0"/>
              <w:divBdr>
                <w:top w:val="none" w:sz="0" w:space="0" w:color="auto"/>
                <w:left w:val="none" w:sz="0" w:space="0" w:color="auto"/>
                <w:bottom w:val="none" w:sz="0" w:space="0" w:color="auto"/>
                <w:right w:val="none" w:sz="0" w:space="0" w:color="auto"/>
              </w:divBdr>
            </w:div>
            <w:div w:id="848788551">
              <w:marLeft w:val="0"/>
              <w:marRight w:val="0"/>
              <w:marTop w:val="0"/>
              <w:marBottom w:val="0"/>
              <w:divBdr>
                <w:top w:val="none" w:sz="0" w:space="0" w:color="auto"/>
                <w:left w:val="none" w:sz="0" w:space="0" w:color="auto"/>
                <w:bottom w:val="none" w:sz="0" w:space="0" w:color="auto"/>
                <w:right w:val="none" w:sz="0" w:space="0" w:color="auto"/>
              </w:divBdr>
            </w:div>
            <w:div w:id="1329556134">
              <w:marLeft w:val="0"/>
              <w:marRight w:val="0"/>
              <w:marTop w:val="0"/>
              <w:marBottom w:val="0"/>
              <w:divBdr>
                <w:top w:val="none" w:sz="0" w:space="0" w:color="auto"/>
                <w:left w:val="none" w:sz="0" w:space="0" w:color="auto"/>
                <w:bottom w:val="none" w:sz="0" w:space="0" w:color="auto"/>
                <w:right w:val="none" w:sz="0" w:space="0" w:color="auto"/>
              </w:divBdr>
            </w:div>
            <w:div w:id="325714092">
              <w:marLeft w:val="0"/>
              <w:marRight w:val="0"/>
              <w:marTop w:val="0"/>
              <w:marBottom w:val="0"/>
              <w:divBdr>
                <w:top w:val="none" w:sz="0" w:space="0" w:color="auto"/>
                <w:left w:val="none" w:sz="0" w:space="0" w:color="auto"/>
                <w:bottom w:val="none" w:sz="0" w:space="0" w:color="auto"/>
                <w:right w:val="none" w:sz="0" w:space="0" w:color="auto"/>
              </w:divBdr>
            </w:div>
            <w:div w:id="1171405870">
              <w:marLeft w:val="0"/>
              <w:marRight w:val="0"/>
              <w:marTop w:val="0"/>
              <w:marBottom w:val="0"/>
              <w:divBdr>
                <w:top w:val="none" w:sz="0" w:space="0" w:color="auto"/>
                <w:left w:val="none" w:sz="0" w:space="0" w:color="auto"/>
                <w:bottom w:val="none" w:sz="0" w:space="0" w:color="auto"/>
                <w:right w:val="none" w:sz="0" w:space="0" w:color="auto"/>
              </w:divBdr>
            </w:div>
            <w:div w:id="1175875199">
              <w:marLeft w:val="0"/>
              <w:marRight w:val="0"/>
              <w:marTop w:val="0"/>
              <w:marBottom w:val="0"/>
              <w:divBdr>
                <w:top w:val="none" w:sz="0" w:space="0" w:color="auto"/>
                <w:left w:val="none" w:sz="0" w:space="0" w:color="auto"/>
                <w:bottom w:val="none" w:sz="0" w:space="0" w:color="auto"/>
                <w:right w:val="none" w:sz="0" w:space="0" w:color="auto"/>
              </w:divBdr>
            </w:div>
            <w:div w:id="640621844">
              <w:marLeft w:val="0"/>
              <w:marRight w:val="0"/>
              <w:marTop w:val="0"/>
              <w:marBottom w:val="0"/>
              <w:divBdr>
                <w:top w:val="none" w:sz="0" w:space="0" w:color="auto"/>
                <w:left w:val="none" w:sz="0" w:space="0" w:color="auto"/>
                <w:bottom w:val="none" w:sz="0" w:space="0" w:color="auto"/>
                <w:right w:val="none" w:sz="0" w:space="0" w:color="auto"/>
              </w:divBdr>
            </w:div>
            <w:div w:id="678822823">
              <w:marLeft w:val="0"/>
              <w:marRight w:val="0"/>
              <w:marTop w:val="0"/>
              <w:marBottom w:val="0"/>
              <w:divBdr>
                <w:top w:val="none" w:sz="0" w:space="0" w:color="auto"/>
                <w:left w:val="none" w:sz="0" w:space="0" w:color="auto"/>
                <w:bottom w:val="none" w:sz="0" w:space="0" w:color="auto"/>
                <w:right w:val="none" w:sz="0" w:space="0" w:color="auto"/>
              </w:divBdr>
            </w:div>
            <w:div w:id="381713482">
              <w:marLeft w:val="0"/>
              <w:marRight w:val="0"/>
              <w:marTop w:val="0"/>
              <w:marBottom w:val="0"/>
              <w:divBdr>
                <w:top w:val="none" w:sz="0" w:space="0" w:color="auto"/>
                <w:left w:val="none" w:sz="0" w:space="0" w:color="auto"/>
                <w:bottom w:val="none" w:sz="0" w:space="0" w:color="auto"/>
                <w:right w:val="none" w:sz="0" w:space="0" w:color="auto"/>
              </w:divBdr>
            </w:div>
            <w:div w:id="11461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5558">
      <w:bodyDiv w:val="1"/>
      <w:marLeft w:val="0"/>
      <w:marRight w:val="0"/>
      <w:marTop w:val="0"/>
      <w:marBottom w:val="0"/>
      <w:divBdr>
        <w:top w:val="none" w:sz="0" w:space="0" w:color="auto"/>
        <w:left w:val="none" w:sz="0" w:space="0" w:color="auto"/>
        <w:bottom w:val="none" w:sz="0" w:space="0" w:color="auto"/>
        <w:right w:val="none" w:sz="0" w:space="0" w:color="auto"/>
      </w:divBdr>
    </w:div>
    <w:div w:id="1204445343">
      <w:bodyDiv w:val="1"/>
      <w:marLeft w:val="0"/>
      <w:marRight w:val="0"/>
      <w:marTop w:val="0"/>
      <w:marBottom w:val="0"/>
      <w:divBdr>
        <w:top w:val="none" w:sz="0" w:space="0" w:color="auto"/>
        <w:left w:val="none" w:sz="0" w:space="0" w:color="auto"/>
        <w:bottom w:val="none" w:sz="0" w:space="0" w:color="auto"/>
        <w:right w:val="none" w:sz="0" w:space="0" w:color="auto"/>
      </w:divBdr>
      <w:divsChild>
        <w:div w:id="118963856">
          <w:marLeft w:val="0"/>
          <w:marRight w:val="0"/>
          <w:marTop w:val="0"/>
          <w:marBottom w:val="0"/>
          <w:divBdr>
            <w:top w:val="none" w:sz="0" w:space="0" w:color="auto"/>
            <w:left w:val="none" w:sz="0" w:space="0" w:color="auto"/>
            <w:bottom w:val="none" w:sz="0" w:space="0" w:color="auto"/>
            <w:right w:val="none" w:sz="0" w:space="0" w:color="auto"/>
          </w:divBdr>
          <w:divsChild>
            <w:div w:id="491414155">
              <w:marLeft w:val="0"/>
              <w:marRight w:val="0"/>
              <w:marTop w:val="0"/>
              <w:marBottom w:val="0"/>
              <w:divBdr>
                <w:top w:val="none" w:sz="0" w:space="0" w:color="auto"/>
                <w:left w:val="none" w:sz="0" w:space="0" w:color="auto"/>
                <w:bottom w:val="none" w:sz="0" w:space="0" w:color="auto"/>
                <w:right w:val="none" w:sz="0" w:space="0" w:color="auto"/>
              </w:divBdr>
            </w:div>
            <w:div w:id="577984549">
              <w:marLeft w:val="0"/>
              <w:marRight w:val="0"/>
              <w:marTop w:val="0"/>
              <w:marBottom w:val="0"/>
              <w:divBdr>
                <w:top w:val="none" w:sz="0" w:space="0" w:color="auto"/>
                <w:left w:val="none" w:sz="0" w:space="0" w:color="auto"/>
                <w:bottom w:val="none" w:sz="0" w:space="0" w:color="auto"/>
                <w:right w:val="none" w:sz="0" w:space="0" w:color="auto"/>
              </w:divBdr>
            </w:div>
            <w:div w:id="430394446">
              <w:marLeft w:val="0"/>
              <w:marRight w:val="0"/>
              <w:marTop w:val="0"/>
              <w:marBottom w:val="0"/>
              <w:divBdr>
                <w:top w:val="none" w:sz="0" w:space="0" w:color="auto"/>
                <w:left w:val="none" w:sz="0" w:space="0" w:color="auto"/>
                <w:bottom w:val="none" w:sz="0" w:space="0" w:color="auto"/>
                <w:right w:val="none" w:sz="0" w:space="0" w:color="auto"/>
              </w:divBdr>
            </w:div>
            <w:div w:id="1830975415">
              <w:marLeft w:val="0"/>
              <w:marRight w:val="0"/>
              <w:marTop w:val="0"/>
              <w:marBottom w:val="0"/>
              <w:divBdr>
                <w:top w:val="none" w:sz="0" w:space="0" w:color="auto"/>
                <w:left w:val="none" w:sz="0" w:space="0" w:color="auto"/>
                <w:bottom w:val="none" w:sz="0" w:space="0" w:color="auto"/>
                <w:right w:val="none" w:sz="0" w:space="0" w:color="auto"/>
              </w:divBdr>
            </w:div>
            <w:div w:id="1421875174">
              <w:marLeft w:val="0"/>
              <w:marRight w:val="0"/>
              <w:marTop w:val="0"/>
              <w:marBottom w:val="0"/>
              <w:divBdr>
                <w:top w:val="none" w:sz="0" w:space="0" w:color="auto"/>
                <w:left w:val="none" w:sz="0" w:space="0" w:color="auto"/>
                <w:bottom w:val="none" w:sz="0" w:space="0" w:color="auto"/>
                <w:right w:val="none" w:sz="0" w:space="0" w:color="auto"/>
              </w:divBdr>
            </w:div>
            <w:div w:id="1692145502">
              <w:marLeft w:val="0"/>
              <w:marRight w:val="0"/>
              <w:marTop w:val="0"/>
              <w:marBottom w:val="0"/>
              <w:divBdr>
                <w:top w:val="none" w:sz="0" w:space="0" w:color="auto"/>
                <w:left w:val="none" w:sz="0" w:space="0" w:color="auto"/>
                <w:bottom w:val="none" w:sz="0" w:space="0" w:color="auto"/>
                <w:right w:val="none" w:sz="0" w:space="0" w:color="auto"/>
              </w:divBdr>
            </w:div>
            <w:div w:id="2071539583">
              <w:marLeft w:val="0"/>
              <w:marRight w:val="0"/>
              <w:marTop w:val="0"/>
              <w:marBottom w:val="0"/>
              <w:divBdr>
                <w:top w:val="none" w:sz="0" w:space="0" w:color="auto"/>
                <w:left w:val="none" w:sz="0" w:space="0" w:color="auto"/>
                <w:bottom w:val="none" w:sz="0" w:space="0" w:color="auto"/>
                <w:right w:val="none" w:sz="0" w:space="0" w:color="auto"/>
              </w:divBdr>
            </w:div>
            <w:div w:id="692534696">
              <w:marLeft w:val="0"/>
              <w:marRight w:val="0"/>
              <w:marTop w:val="0"/>
              <w:marBottom w:val="0"/>
              <w:divBdr>
                <w:top w:val="none" w:sz="0" w:space="0" w:color="auto"/>
                <w:left w:val="none" w:sz="0" w:space="0" w:color="auto"/>
                <w:bottom w:val="none" w:sz="0" w:space="0" w:color="auto"/>
                <w:right w:val="none" w:sz="0" w:space="0" w:color="auto"/>
              </w:divBdr>
            </w:div>
            <w:div w:id="1810973054">
              <w:marLeft w:val="0"/>
              <w:marRight w:val="0"/>
              <w:marTop w:val="0"/>
              <w:marBottom w:val="0"/>
              <w:divBdr>
                <w:top w:val="none" w:sz="0" w:space="0" w:color="auto"/>
                <w:left w:val="none" w:sz="0" w:space="0" w:color="auto"/>
                <w:bottom w:val="none" w:sz="0" w:space="0" w:color="auto"/>
                <w:right w:val="none" w:sz="0" w:space="0" w:color="auto"/>
              </w:divBdr>
            </w:div>
            <w:div w:id="361172581">
              <w:marLeft w:val="0"/>
              <w:marRight w:val="0"/>
              <w:marTop w:val="0"/>
              <w:marBottom w:val="0"/>
              <w:divBdr>
                <w:top w:val="none" w:sz="0" w:space="0" w:color="auto"/>
                <w:left w:val="none" w:sz="0" w:space="0" w:color="auto"/>
                <w:bottom w:val="none" w:sz="0" w:space="0" w:color="auto"/>
                <w:right w:val="none" w:sz="0" w:space="0" w:color="auto"/>
              </w:divBdr>
            </w:div>
            <w:div w:id="1185747761">
              <w:marLeft w:val="0"/>
              <w:marRight w:val="0"/>
              <w:marTop w:val="0"/>
              <w:marBottom w:val="0"/>
              <w:divBdr>
                <w:top w:val="none" w:sz="0" w:space="0" w:color="auto"/>
                <w:left w:val="none" w:sz="0" w:space="0" w:color="auto"/>
                <w:bottom w:val="none" w:sz="0" w:space="0" w:color="auto"/>
                <w:right w:val="none" w:sz="0" w:space="0" w:color="auto"/>
              </w:divBdr>
            </w:div>
            <w:div w:id="1506941006">
              <w:marLeft w:val="0"/>
              <w:marRight w:val="0"/>
              <w:marTop w:val="0"/>
              <w:marBottom w:val="0"/>
              <w:divBdr>
                <w:top w:val="none" w:sz="0" w:space="0" w:color="auto"/>
                <w:left w:val="none" w:sz="0" w:space="0" w:color="auto"/>
                <w:bottom w:val="none" w:sz="0" w:space="0" w:color="auto"/>
                <w:right w:val="none" w:sz="0" w:space="0" w:color="auto"/>
              </w:divBdr>
            </w:div>
            <w:div w:id="1729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1382">
      <w:bodyDiv w:val="1"/>
      <w:marLeft w:val="0"/>
      <w:marRight w:val="0"/>
      <w:marTop w:val="0"/>
      <w:marBottom w:val="0"/>
      <w:divBdr>
        <w:top w:val="none" w:sz="0" w:space="0" w:color="auto"/>
        <w:left w:val="none" w:sz="0" w:space="0" w:color="auto"/>
        <w:bottom w:val="none" w:sz="0" w:space="0" w:color="auto"/>
        <w:right w:val="none" w:sz="0" w:space="0" w:color="auto"/>
      </w:divBdr>
      <w:divsChild>
        <w:div w:id="2025128668">
          <w:marLeft w:val="0"/>
          <w:marRight w:val="0"/>
          <w:marTop w:val="15"/>
          <w:marBottom w:val="0"/>
          <w:divBdr>
            <w:top w:val="single" w:sz="48" w:space="0" w:color="auto"/>
            <w:left w:val="single" w:sz="48" w:space="0" w:color="auto"/>
            <w:bottom w:val="single" w:sz="48" w:space="0" w:color="auto"/>
            <w:right w:val="single" w:sz="48" w:space="0" w:color="auto"/>
          </w:divBdr>
          <w:divsChild>
            <w:div w:id="13367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4084">
      <w:bodyDiv w:val="1"/>
      <w:marLeft w:val="0"/>
      <w:marRight w:val="0"/>
      <w:marTop w:val="0"/>
      <w:marBottom w:val="0"/>
      <w:divBdr>
        <w:top w:val="none" w:sz="0" w:space="0" w:color="auto"/>
        <w:left w:val="none" w:sz="0" w:space="0" w:color="auto"/>
        <w:bottom w:val="none" w:sz="0" w:space="0" w:color="auto"/>
        <w:right w:val="none" w:sz="0" w:space="0" w:color="auto"/>
      </w:divBdr>
      <w:divsChild>
        <w:div w:id="248393525">
          <w:marLeft w:val="0"/>
          <w:marRight w:val="0"/>
          <w:marTop w:val="15"/>
          <w:marBottom w:val="0"/>
          <w:divBdr>
            <w:top w:val="single" w:sz="48" w:space="0" w:color="auto"/>
            <w:left w:val="single" w:sz="48" w:space="0" w:color="auto"/>
            <w:bottom w:val="single" w:sz="48" w:space="0" w:color="auto"/>
            <w:right w:val="single" w:sz="48" w:space="0" w:color="auto"/>
          </w:divBdr>
          <w:divsChild>
            <w:div w:id="6722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401">
      <w:bodyDiv w:val="1"/>
      <w:marLeft w:val="0"/>
      <w:marRight w:val="0"/>
      <w:marTop w:val="0"/>
      <w:marBottom w:val="0"/>
      <w:divBdr>
        <w:top w:val="none" w:sz="0" w:space="0" w:color="auto"/>
        <w:left w:val="none" w:sz="0" w:space="0" w:color="auto"/>
        <w:bottom w:val="none" w:sz="0" w:space="0" w:color="auto"/>
        <w:right w:val="none" w:sz="0" w:space="0" w:color="auto"/>
      </w:divBdr>
      <w:divsChild>
        <w:div w:id="250043885">
          <w:marLeft w:val="0"/>
          <w:marRight w:val="0"/>
          <w:marTop w:val="0"/>
          <w:marBottom w:val="0"/>
          <w:divBdr>
            <w:top w:val="none" w:sz="0" w:space="0" w:color="auto"/>
            <w:left w:val="none" w:sz="0" w:space="0" w:color="auto"/>
            <w:bottom w:val="none" w:sz="0" w:space="0" w:color="auto"/>
            <w:right w:val="none" w:sz="0" w:space="0" w:color="auto"/>
          </w:divBdr>
          <w:divsChild>
            <w:div w:id="680396183">
              <w:marLeft w:val="0"/>
              <w:marRight w:val="0"/>
              <w:marTop w:val="0"/>
              <w:marBottom w:val="0"/>
              <w:divBdr>
                <w:top w:val="none" w:sz="0" w:space="0" w:color="auto"/>
                <w:left w:val="none" w:sz="0" w:space="0" w:color="auto"/>
                <w:bottom w:val="none" w:sz="0" w:space="0" w:color="auto"/>
                <w:right w:val="none" w:sz="0" w:space="0" w:color="auto"/>
              </w:divBdr>
            </w:div>
            <w:div w:id="1781559173">
              <w:marLeft w:val="0"/>
              <w:marRight w:val="0"/>
              <w:marTop w:val="0"/>
              <w:marBottom w:val="0"/>
              <w:divBdr>
                <w:top w:val="none" w:sz="0" w:space="0" w:color="auto"/>
                <w:left w:val="none" w:sz="0" w:space="0" w:color="auto"/>
                <w:bottom w:val="none" w:sz="0" w:space="0" w:color="auto"/>
                <w:right w:val="none" w:sz="0" w:space="0" w:color="auto"/>
              </w:divBdr>
            </w:div>
            <w:div w:id="2087339680">
              <w:marLeft w:val="0"/>
              <w:marRight w:val="0"/>
              <w:marTop w:val="0"/>
              <w:marBottom w:val="0"/>
              <w:divBdr>
                <w:top w:val="none" w:sz="0" w:space="0" w:color="auto"/>
                <w:left w:val="none" w:sz="0" w:space="0" w:color="auto"/>
                <w:bottom w:val="none" w:sz="0" w:space="0" w:color="auto"/>
                <w:right w:val="none" w:sz="0" w:space="0" w:color="auto"/>
              </w:divBdr>
            </w:div>
            <w:div w:id="1991445732">
              <w:marLeft w:val="0"/>
              <w:marRight w:val="0"/>
              <w:marTop w:val="0"/>
              <w:marBottom w:val="0"/>
              <w:divBdr>
                <w:top w:val="none" w:sz="0" w:space="0" w:color="auto"/>
                <w:left w:val="none" w:sz="0" w:space="0" w:color="auto"/>
                <w:bottom w:val="none" w:sz="0" w:space="0" w:color="auto"/>
                <w:right w:val="none" w:sz="0" w:space="0" w:color="auto"/>
              </w:divBdr>
            </w:div>
            <w:div w:id="585041315">
              <w:marLeft w:val="0"/>
              <w:marRight w:val="0"/>
              <w:marTop w:val="0"/>
              <w:marBottom w:val="0"/>
              <w:divBdr>
                <w:top w:val="none" w:sz="0" w:space="0" w:color="auto"/>
                <w:left w:val="none" w:sz="0" w:space="0" w:color="auto"/>
                <w:bottom w:val="none" w:sz="0" w:space="0" w:color="auto"/>
                <w:right w:val="none" w:sz="0" w:space="0" w:color="auto"/>
              </w:divBdr>
            </w:div>
            <w:div w:id="1188443734">
              <w:marLeft w:val="0"/>
              <w:marRight w:val="0"/>
              <w:marTop w:val="0"/>
              <w:marBottom w:val="0"/>
              <w:divBdr>
                <w:top w:val="none" w:sz="0" w:space="0" w:color="auto"/>
                <w:left w:val="none" w:sz="0" w:space="0" w:color="auto"/>
                <w:bottom w:val="none" w:sz="0" w:space="0" w:color="auto"/>
                <w:right w:val="none" w:sz="0" w:space="0" w:color="auto"/>
              </w:divBdr>
            </w:div>
            <w:div w:id="712533592">
              <w:marLeft w:val="0"/>
              <w:marRight w:val="0"/>
              <w:marTop w:val="0"/>
              <w:marBottom w:val="0"/>
              <w:divBdr>
                <w:top w:val="none" w:sz="0" w:space="0" w:color="auto"/>
                <w:left w:val="none" w:sz="0" w:space="0" w:color="auto"/>
                <w:bottom w:val="none" w:sz="0" w:space="0" w:color="auto"/>
                <w:right w:val="none" w:sz="0" w:space="0" w:color="auto"/>
              </w:divBdr>
            </w:div>
            <w:div w:id="1403061666">
              <w:marLeft w:val="0"/>
              <w:marRight w:val="0"/>
              <w:marTop w:val="0"/>
              <w:marBottom w:val="0"/>
              <w:divBdr>
                <w:top w:val="none" w:sz="0" w:space="0" w:color="auto"/>
                <w:left w:val="none" w:sz="0" w:space="0" w:color="auto"/>
                <w:bottom w:val="none" w:sz="0" w:space="0" w:color="auto"/>
                <w:right w:val="none" w:sz="0" w:space="0" w:color="auto"/>
              </w:divBdr>
            </w:div>
            <w:div w:id="311834254">
              <w:marLeft w:val="0"/>
              <w:marRight w:val="0"/>
              <w:marTop w:val="0"/>
              <w:marBottom w:val="0"/>
              <w:divBdr>
                <w:top w:val="none" w:sz="0" w:space="0" w:color="auto"/>
                <w:left w:val="none" w:sz="0" w:space="0" w:color="auto"/>
                <w:bottom w:val="none" w:sz="0" w:space="0" w:color="auto"/>
                <w:right w:val="none" w:sz="0" w:space="0" w:color="auto"/>
              </w:divBdr>
            </w:div>
            <w:div w:id="1988708335">
              <w:marLeft w:val="0"/>
              <w:marRight w:val="0"/>
              <w:marTop w:val="0"/>
              <w:marBottom w:val="0"/>
              <w:divBdr>
                <w:top w:val="none" w:sz="0" w:space="0" w:color="auto"/>
                <w:left w:val="none" w:sz="0" w:space="0" w:color="auto"/>
                <w:bottom w:val="none" w:sz="0" w:space="0" w:color="auto"/>
                <w:right w:val="none" w:sz="0" w:space="0" w:color="auto"/>
              </w:divBdr>
            </w:div>
            <w:div w:id="655036594">
              <w:marLeft w:val="0"/>
              <w:marRight w:val="0"/>
              <w:marTop w:val="0"/>
              <w:marBottom w:val="0"/>
              <w:divBdr>
                <w:top w:val="none" w:sz="0" w:space="0" w:color="auto"/>
                <w:left w:val="none" w:sz="0" w:space="0" w:color="auto"/>
                <w:bottom w:val="none" w:sz="0" w:space="0" w:color="auto"/>
                <w:right w:val="none" w:sz="0" w:space="0" w:color="auto"/>
              </w:divBdr>
            </w:div>
            <w:div w:id="348335678">
              <w:marLeft w:val="0"/>
              <w:marRight w:val="0"/>
              <w:marTop w:val="0"/>
              <w:marBottom w:val="0"/>
              <w:divBdr>
                <w:top w:val="none" w:sz="0" w:space="0" w:color="auto"/>
                <w:left w:val="none" w:sz="0" w:space="0" w:color="auto"/>
                <w:bottom w:val="none" w:sz="0" w:space="0" w:color="auto"/>
                <w:right w:val="none" w:sz="0" w:space="0" w:color="auto"/>
              </w:divBdr>
            </w:div>
            <w:div w:id="275797018">
              <w:marLeft w:val="0"/>
              <w:marRight w:val="0"/>
              <w:marTop w:val="0"/>
              <w:marBottom w:val="0"/>
              <w:divBdr>
                <w:top w:val="none" w:sz="0" w:space="0" w:color="auto"/>
                <w:left w:val="none" w:sz="0" w:space="0" w:color="auto"/>
                <w:bottom w:val="none" w:sz="0" w:space="0" w:color="auto"/>
                <w:right w:val="none" w:sz="0" w:space="0" w:color="auto"/>
              </w:divBdr>
            </w:div>
            <w:div w:id="55784011">
              <w:marLeft w:val="0"/>
              <w:marRight w:val="0"/>
              <w:marTop w:val="0"/>
              <w:marBottom w:val="0"/>
              <w:divBdr>
                <w:top w:val="none" w:sz="0" w:space="0" w:color="auto"/>
                <w:left w:val="none" w:sz="0" w:space="0" w:color="auto"/>
                <w:bottom w:val="none" w:sz="0" w:space="0" w:color="auto"/>
                <w:right w:val="none" w:sz="0" w:space="0" w:color="auto"/>
              </w:divBdr>
            </w:div>
            <w:div w:id="1824007847">
              <w:marLeft w:val="0"/>
              <w:marRight w:val="0"/>
              <w:marTop w:val="0"/>
              <w:marBottom w:val="0"/>
              <w:divBdr>
                <w:top w:val="none" w:sz="0" w:space="0" w:color="auto"/>
                <w:left w:val="none" w:sz="0" w:space="0" w:color="auto"/>
                <w:bottom w:val="none" w:sz="0" w:space="0" w:color="auto"/>
                <w:right w:val="none" w:sz="0" w:space="0" w:color="auto"/>
              </w:divBdr>
            </w:div>
            <w:div w:id="1788890937">
              <w:marLeft w:val="0"/>
              <w:marRight w:val="0"/>
              <w:marTop w:val="0"/>
              <w:marBottom w:val="0"/>
              <w:divBdr>
                <w:top w:val="none" w:sz="0" w:space="0" w:color="auto"/>
                <w:left w:val="none" w:sz="0" w:space="0" w:color="auto"/>
                <w:bottom w:val="none" w:sz="0" w:space="0" w:color="auto"/>
                <w:right w:val="none" w:sz="0" w:space="0" w:color="auto"/>
              </w:divBdr>
            </w:div>
            <w:div w:id="1514295611">
              <w:marLeft w:val="0"/>
              <w:marRight w:val="0"/>
              <w:marTop w:val="0"/>
              <w:marBottom w:val="0"/>
              <w:divBdr>
                <w:top w:val="none" w:sz="0" w:space="0" w:color="auto"/>
                <w:left w:val="none" w:sz="0" w:space="0" w:color="auto"/>
                <w:bottom w:val="none" w:sz="0" w:space="0" w:color="auto"/>
                <w:right w:val="none" w:sz="0" w:space="0" w:color="auto"/>
              </w:divBdr>
            </w:div>
            <w:div w:id="1847596341">
              <w:marLeft w:val="0"/>
              <w:marRight w:val="0"/>
              <w:marTop w:val="0"/>
              <w:marBottom w:val="0"/>
              <w:divBdr>
                <w:top w:val="none" w:sz="0" w:space="0" w:color="auto"/>
                <w:left w:val="none" w:sz="0" w:space="0" w:color="auto"/>
                <w:bottom w:val="none" w:sz="0" w:space="0" w:color="auto"/>
                <w:right w:val="none" w:sz="0" w:space="0" w:color="auto"/>
              </w:divBdr>
            </w:div>
            <w:div w:id="624312410">
              <w:marLeft w:val="0"/>
              <w:marRight w:val="0"/>
              <w:marTop w:val="0"/>
              <w:marBottom w:val="0"/>
              <w:divBdr>
                <w:top w:val="none" w:sz="0" w:space="0" w:color="auto"/>
                <w:left w:val="none" w:sz="0" w:space="0" w:color="auto"/>
                <w:bottom w:val="none" w:sz="0" w:space="0" w:color="auto"/>
                <w:right w:val="none" w:sz="0" w:space="0" w:color="auto"/>
              </w:divBdr>
            </w:div>
            <w:div w:id="1526559911">
              <w:marLeft w:val="0"/>
              <w:marRight w:val="0"/>
              <w:marTop w:val="0"/>
              <w:marBottom w:val="0"/>
              <w:divBdr>
                <w:top w:val="none" w:sz="0" w:space="0" w:color="auto"/>
                <w:left w:val="none" w:sz="0" w:space="0" w:color="auto"/>
                <w:bottom w:val="none" w:sz="0" w:space="0" w:color="auto"/>
                <w:right w:val="none" w:sz="0" w:space="0" w:color="auto"/>
              </w:divBdr>
            </w:div>
            <w:div w:id="1498613017">
              <w:marLeft w:val="0"/>
              <w:marRight w:val="0"/>
              <w:marTop w:val="0"/>
              <w:marBottom w:val="0"/>
              <w:divBdr>
                <w:top w:val="none" w:sz="0" w:space="0" w:color="auto"/>
                <w:left w:val="none" w:sz="0" w:space="0" w:color="auto"/>
                <w:bottom w:val="none" w:sz="0" w:space="0" w:color="auto"/>
                <w:right w:val="none" w:sz="0" w:space="0" w:color="auto"/>
              </w:divBdr>
            </w:div>
            <w:div w:id="1977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1</Pages>
  <Words>1998</Words>
  <Characters>10995</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somoza</dc:creator>
  <cp:lastModifiedBy>marcos somoza</cp:lastModifiedBy>
  <cp:revision>19</cp:revision>
  <cp:lastPrinted>2021-09-21T01:39:00Z</cp:lastPrinted>
  <dcterms:created xsi:type="dcterms:W3CDTF">2021-09-15T15:04:00Z</dcterms:created>
  <dcterms:modified xsi:type="dcterms:W3CDTF">2021-09-21T01:42:00Z</dcterms:modified>
</cp:coreProperties>
</file>