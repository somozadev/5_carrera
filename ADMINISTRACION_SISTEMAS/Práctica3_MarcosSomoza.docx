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79468" w14:textId="77777777" w:rsidR="00E40DFA" w:rsidRPr="001D04B8" w:rsidRDefault="00E40DFA">
      <w:pPr>
        <w:widowControl w:val="0"/>
        <w:pBdr>
          <w:top w:val="nil"/>
          <w:left w:val="nil"/>
          <w:bottom w:val="nil"/>
          <w:right w:val="nil"/>
          <w:between w:val="nil"/>
        </w:pBdr>
        <w:spacing w:line="201" w:lineRule="auto"/>
        <w:ind w:right="649"/>
        <w:rPr>
          <w:lang w:val="en-GB"/>
        </w:rPr>
      </w:pPr>
      <w:bookmarkStart w:id="0" w:name="_Hlk73988163"/>
      <w:bookmarkEnd w:id="0"/>
    </w:p>
    <w:p w14:paraId="24152A42" w14:textId="77777777" w:rsidR="00E40DFA" w:rsidRDefault="00E40DFA">
      <w:pPr>
        <w:widowControl w:val="0"/>
        <w:pBdr>
          <w:top w:val="nil"/>
          <w:left w:val="nil"/>
          <w:bottom w:val="nil"/>
          <w:right w:val="nil"/>
          <w:between w:val="nil"/>
        </w:pBdr>
        <w:spacing w:line="201" w:lineRule="auto"/>
        <w:ind w:left="43" w:right="649" w:hanging="36"/>
        <w:rPr>
          <w:color w:val="FF0000"/>
        </w:rPr>
      </w:pPr>
    </w:p>
    <w:p w14:paraId="5B02DC99" w14:textId="77777777" w:rsidR="00E40DFA" w:rsidRDefault="00E40DFA">
      <w:pPr>
        <w:widowControl w:val="0"/>
        <w:pBdr>
          <w:top w:val="nil"/>
          <w:left w:val="nil"/>
          <w:bottom w:val="nil"/>
          <w:right w:val="nil"/>
          <w:between w:val="nil"/>
        </w:pBdr>
        <w:spacing w:line="201" w:lineRule="auto"/>
        <w:ind w:left="43" w:right="649" w:hanging="36"/>
      </w:pPr>
    </w:p>
    <w:p w14:paraId="17D5C362" w14:textId="77777777" w:rsidR="00E40DFA" w:rsidRDefault="009C3FBD">
      <w:pPr>
        <w:spacing w:line="312" w:lineRule="auto"/>
        <w:jc w:val="both"/>
        <w:rPr>
          <w:b/>
          <w:sz w:val="56"/>
          <w:szCs w:val="56"/>
        </w:rPr>
      </w:pPr>
      <w:r>
        <w:rPr>
          <w:rFonts w:ascii="Proxima Nova" w:eastAsia="Proxima Nova" w:hAnsi="Proxima Nova" w:cs="Proxima Nova"/>
          <w:noProof/>
          <w:color w:val="353744"/>
        </w:rPr>
        <w:drawing>
          <wp:inline distT="114300" distB="114300" distL="114300" distR="114300" wp14:anchorId="267265D9" wp14:editId="0DB9EC62">
            <wp:extent cx="5943600" cy="19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t="-75000" b="75000"/>
                    <a:stretch>
                      <a:fillRect/>
                    </a:stretch>
                  </pic:blipFill>
                  <pic:spPr>
                    <a:xfrm>
                      <a:off x="0" y="0"/>
                      <a:ext cx="5943600" cy="190500"/>
                    </a:xfrm>
                    <a:prstGeom prst="rect">
                      <a:avLst/>
                    </a:prstGeom>
                    <a:ln/>
                  </pic:spPr>
                </pic:pic>
              </a:graphicData>
            </a:graphic>
          </wp:inline>
        </w:drawing>
      </w:r>
    </w:p>
    <w:p w14:paraId="7EB54C5B" w14:textId="77777777" w:rsidR="00E40DFA" w:rsidRDefault="009C3FBD">
      <w:pPr>
        <w:widowControl w:val="0"/>
        <w:pBdr>
          <w:top w:val="nil"/>
          <w:left w:val="nil"/>
          <w:bottom w:val="nil"/>
          <w:right w:val="nil"/>
          <w:between w:val="nil"/>
        </w:pBdr>
        <w:spacing w:line="201" w:lineRule="auto"/>
        <w:ind w:left="43" w:right="649" w:hanging="36"/>
        <w:jc w:val="center"/>
        <w:rPr>
          <w:b/>
          <w:sz w:val="52"/>
          <w:szCs w:val="52"/>
        </w:rPr>
      </w:pPr>
      <w:r>
        <w:rPr>
          <w:b/>
          <w:sz w:val="56"/>
          <w:szCs w:val="56"/>
        </w:rPr>
        <w:t xml:space="preserve">  </w:t>
      </w:r>
      <w:r>
        <w:rPr>
          <w:b/>
          <w:sz w:val="52"/>
          <w:szCs w:val="52"/>
        </w:rPr>
        <w:t xml:space="preserve"> </w:t>
      </w:r>
    </w:p>
    <w:p w14:paraId="0C3F4363" w14:textId="2B98C490" w:rsidR="00E40DFA" w:rsidRDefault="008777CA">
      <w:pPr>
        <w:widowControl w:val="0"/>
        <w:pBdr>
          <w:top w:val="nil"/>
          <w:left w:val="nil"/>
          <w:bottom w:val="nil"/>
          <w:right w:val="nil"/>
          <w:between w:val="nil"/>
        </w:pBdr>
        <w:spacing w:line="201" w:lineRule="auto"/>
        <w:ind w:left="43" w:right="649" w:hanging="36"/>
        <w:jc w:val="center"/>
        <w:rPr>
          <w:b/>
          <w:sz w:val="52"/>
          <w:szCs w:val="52"/>
        </w:rPr>
      </w:pPr>
      <w:r>
        <w:rPr>
          <w:b/>
          <w:sz w:val="52"/>
          <w:szCs w:val="52"/>
        </w:rPr>
        <w:t>Administración de Sistemas</w:t>
      </w:r>
    </w:p>
    <w:p w14:paraId="7208D80C" w14:textId="77777777" w:rsidR="00E40DFA" w:rsidRDefault="00E40DFA">
      <w:pPr>
        <w:widowControl w:val="0"/>
        <w:pBdr>
          <w:top w:val="nil"/>
          <w:left w:val="nil"/>
          <w:bottom w:val="nil"/>
          <w:right w:val="nil"/>
          <w:between w:val="nil"/>
        </w:pBdr>
        <w:spacing w:line="201" w:lineRule="auto"/>
        <w:ind w:right="649"/>
        <w:rPr>
          <w:sz w:val="56"/>
          <w:szCs w:val="56"/>
        </w:rPr>
      </w:pPr>
    </w:p>
    <w:p w14:paraId="135374A8" w14:textId="77777777" w:rsidR="00A96DBD" w:rsidRDefault="009C3FBD" w:rsidP="00A96DBD">
      <w:pPr>
        <w:widowControl w:val="0"/>
        <w:pBdr>
          <w:top w:val="nil"/>
          <w:left w:val="nil"/>
          <w:bottom w:val="nil"/>
          <w:right w:val="nil"/>
          <w:between w:val="nil"/>
        </w:pBdr>
        <w:spacing w:line="201" w:lineRule="auto"/>
        <w:ind w:left="43" w:right="649" w:hanging="36"/>
        <w:jc w:val="center"/>
        <w:rPr>
          <w:sz w:val="56"/>
          <w:szCs w:val="56"/>
        </w:rPr>
      </w:pPr>
      <w:r>
        <w:rPr>
          <w:noProof/>
          <w:sz w:val="56"/>
          <w:szCs w:val="56"/>
        </w:rPr>
        <w:drawing>
          <wp:inline distT="114300" distB="114300" distL="114300" distR="114300" wp14:anchorId="30AE2812" wp14:editId="2444046C">
            <wp:extent cx="3228975" cy="31996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5167" t="3907" r="25472" b="9046"/>
                    <a:stretch>
                      <a:fillRect/>
                    </a:stretch>
                  </pic:blipFill>
                  <pic:spPr>
                    <a:xfrm>
                      <a:off x="0" y="0"/>
                      <a:ext cx="3228975" cy="3199638"/>
                    </a:xfrm>
                    <a:prstGeom prst="rect">
                      <a:avLst/>
                    </a:prstGeom>
                    <a:ln/>
                  </pic:spPr>
                </pic:pic>
              </a:graphicData>
            </a:graphic>
          </wp:inline>
        </w:drawing>
      </w:r>
    </w:p>
    <w:p w14:paraId="6AABF3A6" w14:textId="77777777" w:rsidR="00A96DBD" w:rsidRDefault="00A96DBD" w:rsidP="00A96DBD">
      <w:pPr>
        <w:widowControl w:val="0"/>
        <w:pBdr>
          <w:top w:val="nil"/>
          <w:left w:val="nil"/>
          <w:bottom w:val="nil"/>
          <w:right w:val="nil"/>
          <w:between w:val="nil"/>
        </w:pBdr>
        <w:spacing w:line="201" w:lineRule="auto"/>
        <w:ind w:left="43" w:right="649" w:hanging="36"/>
        <w:jc w:val="center"/>
        <w:rPr>
          <w:sz w:val="56"/>
          <w:szCs w:val="56"/>
        </w:rPr>
      </w:pPr>
    </w:p>
    <w:p w14:paraId="57778ED6" w14:textId="218013E7" w:rsidR="00E40DFA" w:rsidRPr="00A96DBD" w:rsidRDefault="009C3FBD" w:rsidP="00A96DBD">
      <w:pPr>
        <w:widowControl w:val="0"/>
        <w:pBdr>
          <w:top w:val="nil"/>
          <w:left w:val="nil"/>
          <w:bottom w:val="nil"/>
          <w:right w:val="nil"/>
          <w:between w:val="nil"/>
        </w:pBdr>
        <w:spacing w:line="201" w:lineRule="auto"/>
        <w:ind w:left="43" w:right="649" w:hanging="36"/>
        <w:jc w:val="center"/>
        <w:rPr>
          <w:sz w:val="56"/>
          <w:szCs w:val="56"/>
        </w:rPr>
      </w:pPr>
      <w:r>
        <w:rPr>
          <w:b/>
          <w:sz w:val="40"/>
          <w:szCs w:val="40"/>
        </w:rPr>
        <w:t xml:space="preserve">Práctica </w:t>
      </w:r>
      <w:r w:rsidR="00F334CB">
        <w:rPr>
          <w:b/>
          <w:sz w:val="40"/>
          <w:szCs w:val="40"/>
        </w:rPr>
        <w:t>3</w:t>
      </w:r>
    </w:p>
    <w:p w14:paraId="20AF9C68" w14:textId="745D428B" w:rsidR="00E40DFA" w:rsidRDefault="00E40DFA">
      <w:pPr>
        <w:widowControl w:val="0"/>
        <w:pBdr>
          <w:top w:val="nil"/>
          <w:left w:val="nil"/>
          <w:bottom w:val="nil"/>
          <w:right w:val="nil"/>
          <w:between w:val="nil"/>
        </w:pBdr>
        <w:spacing w:before="366" w:line="240" w:lineRule="auto"/>
        <w:rPr>
          <w:sz w:val="31"/>
          <w:szCs w:val="31"/>
        </w:rPr>
      </w:pPr>
    </w:p>
    <w:p w14:paraId="38CEB838" w14:textId="6D7E2192" w:rsidR="00A96DBD" w:rsidRDefault="00A96DBD">
      <w:pPr>
        <w:widowControl w:val="0"/>
        <w:pBdr>
          <w:top w:val="nil"/>
          <w:left w:val="nil"/>
          <w:bottom w:val="nil"/>
          <w:right w:val="nil"/>
          <w:between w:val="nil"/>
        </w:pBdr>
        <w:spacing w:before="366" w:line="240" w:lineRule="auto"/>
        <w:rPr>
          <w:sz w:val="31"/>
          <w:szCs w:val="31"/>
        </w:rPr>
      </w:pPr>
    </w:p>
    <w:p w14:paraId="1ADAC717" w14:textId="56148A4E" w:rsidR="00A96DBD" w:rsidRDefault="00A96DBD">
      <w:pPr>
        <w:widowControl w:val="0"/>
        <w:pBdr>
          <w:top w:val="nil"/>
          <w:left w:val="nil"/>
          <w:bottom w:val="nil"/>
          <w:right w:val="nil"/>
          <w:between w:val="nil"/>
        </w:pBdr>
        <w:spacing w:before="366" w:line="240" w:lineRule="auto"/>
        <w:rPr>
          <w:sz w:val="31"/>
          <w:szCs w:val="31"/>
        </w:rPr>
      </w:pPr>
    </w:p>
    <w:p w14:paraId="6D0AC114" w14:textId="509E07F0" w:rsidR="00A96DBD" w:rsidRDefault="00A96DBD">
      <w:pPr>
        <w:widowControl w:val="0"/>
        <w:pBdr>
          <w:top w:val="nil"/>
          <w:left w:val="nil"/>
          <w:bottom w:val="nil"/>
          <w:right w:val="nil"/>
          <w:between w:val="nil"/>
        </w:pBdr>
        <w:spacing w:before="366" w:line="240" w:lineRule="auto"/>
        <w:rPr>
          <w:sz w:val="31"/>
          <w:szCs w:val="31"/>
        </w:rPr>
      </w:pPr>
    </w:p>
    <w:p w14:paraId="59A35CC6" w14:textId="6B2B08EB" w:rsidR="00A96DBD" w:rsidRDefault="00A96DBD">
      <w:pPr>
        <w:widowControl w:val="0"/>
        <w:pBdr>
          <w:top w:val="nil"/>
          <w:left w:val="nil"/>
          <w:bottom w:val="nil"/>
          <w:right w:val="nil"/>
          <w:between w:val="nil"/>
        </w:pBdr>
        <w:spacing w:before="366" w:line="240" w:lineRule="auto"/>
        <w:rPr>
          <w:sz w:val="31"/>
          <w:szCs w:val="31"/>
        </w:rPr>
      </w:pPr>
    </w:p>
    <w:p w14:paraId="77648B0C" w14:textId="77777777" w:rsidR="00A96DBD" w:rsidRDefault="00A96DBD">
      <w:pPr>
        <w:widowControl w:val="0"/>
        <w:pBdr>
          <w:top w:val="nil"/>
          <w:left w:val="nil"/>
          <w:bottom w:val="nil"/>
          <w:right w:val="nil"/>
          <w:between w:val="nil"/>
        </w:pBdr>
        <w:spacing w:before="366" w:line="240" w:lineRule="auto"/>
        <w:rPr>
          <w:sz w:val="31"/>
          <w:szCs w:val="31"/>
        </w:rPr>
      </w:pPr>
    </w:p>
    <w:p w14:paraId="5FEF60B8" w14:textId="2B148698" w:rsidR="00E40DFA" w:rsidRDefault="00F334CB" w:rsidP="00381108">
      <w:pPr>
        <w:widowControl w:val="0"/>
        <w:shd w:val="clear" w:color="auto" w:fill="FFFFFF"/>
        <w:spacing w:before="240" w:after="240" w:line="240" w:lineRule="auto"/>
        <w:rPr>
          <w:sz w:val="31"/>
          <w:szCs w:val="31"/>
        </w:rPr>
      </w:pPr>
      <w:r>
        <w:rPr>
          <w:color w:val="191919"/>
          <w:sz w:val="32"/>
          <w:szCs w:val="32"/>
        </w:rPr>
        <w:t>26</w:t>
      </w:r>
      <w:r w:rsidR="009C3FBD">
        <w:rPr>
          <w:color w:val="191919"/>
          <w:sz w:val="32"/>
          <w:szCs w:val="32"/>
        </w:rPr>
        <w:t>/</w:t>
      </w:r>
      <w:r>
        <w:rPr>
          <w:color w:val="191919"/>
          <w:sz w:val="32"/>
          <w:szCs w:val="32"/>
        </w:rPr>
        <w:t>10</w:t>
      </w:r>
      <w:r w:rsidR="009C3FBD">
        <w:rPr>
          <w:color w:val="191919"/>
          <w:sz w:val="32"/>
          <w:szCs w:val="32"/>
        </w:rPr>
        <w:t>/2021</w:t>
      </w:r>
    </w:p>
    <w:p w14:paraId="7D5E5419" w14:textId="0D0A3B24" w:rsidR="00E40DFA" w:rsidRDefault="009C3FBD">
      <w:pPr>
        <w:widowControl w:val="0"/>
        <w:pBdr>
          <w:top w:val="nil"/>
          <w:left w:val="nil"/>
          <w:bottom w:val="nil"/>
          <w:right w:val="nil"/>
          <w:between w:val="nil"/>
        </w:pBdr>
        <w:spacing w:before="366" w:line="240" w:lineRule="auto"/>
        <w:jc w:val="right"/>
        <w:rPr>
          <w:sz w:val="31"/>
          <w:szCs w:val="31"/>
        </w:rPr>
      </w:pPr>
      <w:r>
        <w:rPr>
          <w:sz w:val="31"/>
          <w:szCs w:val="31"/>
        </w:rPr>
        <w:t xml:space="preserve"> Marcos Eladio Somoza</w:t>
      </w:r>
      <w:r w:rsidR="00381108">
        <w:rPr>
          <w:sz w:val="31"/>
          <w:szCs w:val="31"/>
        </w:rPr>
        <w:t xml:space="preserve"> Corral</w:t>
      </w:r>
    </w:p>
    <w:p w14:paraId="5C8B9258" w14:textId="43EDC65E" w:rsidR="00381108" w:rsidRDefault="00381108">
      <w:pPr>
        <w:widowControl w:val="0"/>
        <w:pBdr>
          <w:top w:val="nil"/>
          <w:left w:val="nil"/>
          <w:bottom w:val="nil"/>
          <w:right w:val="nil"/>
          <w:between w:val="nil"/>
        </w:pBdr>
        <w:spacing w:before="366" w:line="240" w:lineRule="auto"/>
        <w:jc w:val="right"/>
        <w:rPr>
          <w:sz w:val="31"/>
          <w:szCs w:val="31"/>
        </w:rPr>
      </w:pPr>
      <w:r>
        <w:rPr>
          <w:sz w:val="31"/>
          <w:szCs w:val="31"/>
        </w:rPr>
        <w:t>21711787</w:t>
      </w:r>
    </w:p>
    <w:p w14:paraId="3EAAA92A" w14:textId="77777777" w:rsidR="00381108" w:rsidRDefault="00381108">
      <w:pPr>
        <w:widowControl w:val="0"/>
        <w:pBdr>
          <w:top w:val="nil"/>
          <w:left w:val="nil"/>
          <w:bottom w:val="nil"/>
          <w:right w:val="nil"/>
          <w:between w:val="nil"/>
        </w:pBdr>
        <w:spacing w:before="366" w:line="240" w:lineRule="auto"/>
        <w:jc w:val="right"/>
        <w:rPr>
          <w:color w:val="000000"/>
          <w:sz w:val="31"/>
          <w:szCs w:val="31"/>
        </w:rPr>
      </w:pPr>
    </w:p>
    <w:p w14:paraId="3F0505FE" w14:textId="77777777" w:rsidR="00E40DFA" w:rsidRDefault="00E40DFA">
      <w:pPr>
        <w:widowControl w:val="0"/>
        <w:pBdr>
          <w:top w:val="nil"/>
          <w:left w:val="nil"/>
          <w:bottom w:val="nil"/>
          <w:right w:val="nil"/>
          <w:between w:val="nil"/>
        </w:pBdr>
        <w:spacing w:line="240" w:lineRule="auto"/>
        <w:ind w:left="21"/>
        <w:rPr>
          <w:rFonts w:ascii="Franklin Gothic" w:eastAsia="Franklin Gothic" w:hAnsi="Franklin Gothic" w:cs="Franklin Gothic"/>
          <w:color w:val="2E308B"/>
          <w:sz w:val="19"/>
          <w:szCs w:val="19"/>
        </w:rPr>
      </w:pPr>
    </w:p>
    <w:p w14:paraId="51866E1D" w14:textId="77777777" w:rsidR="00E40DFA" w:rsidRDefault="00E40DFA">
      <w:pPr>
        <w:widowControl w:val="0"/>
        <w:pBdr>
          <w:top w:val="nil"/>
          <w:left w:val="nil"/>
          <w:bottom w:val="nil"/>
          <w:right w:val="nil"/>
          <w:between w:val="nil"/>
        </w:pBdr>
        <w:spacing w:line="240" w:lineRule="auto"/>
        <w:rPr>
          <w:rFonts w:ascii="Franklin Gothic" w:eastAsia="Franklin Gothic" w:hAnsi="Franklin Gothic" w:cs="Franklin Gothic"/>
          <w:color w:val="2E308B"/>
          <w:sz w:val="19"/>
          <w:szCs w:val="19"/>
        </w:rPr>
      </w:pPr>
    </w:p>
    <w:p w14:paraId="2D3B2D05" w14:textId="77777777" w:rsidR="00E40DFA" w:rsidRDefault="009C3FBD">
      <w:pPr>
        <w:widowControl w:val="0"/>
        <w:pBdr>
          <w:top w:val="nil"/>
          <w:left w:val="nil"/>
          <w:bottom w:val="nil"/>
          <w:right w:val="nil"/>
          <w:between w:val="nil"/>
        </w:pBdr>
        <w:spacing w:line="240" w:lineRule="auto"/>
        <w:rPr>
          <w:rFonts w:ascii="Franklin Gothic" w:eastAsia="Franklin Gothic" w:hAnsi="Franklin Gothic" w:cs="Franklin Gothic"/>
          <w:b/>
          <w:sz w:val="28"/>
          <w:szCs w:val="28"/>
        </w:rPr>
      </w:pPr>
      <w:r>
        <w:rPr>
          <w:rFonts w:ascii="Franklin Gothic" w:eastAsia="Franklin Gothic" w:hAnsi="Franklin Gothic" w:cs="Franklin Gothic"/>
          <w:b/>
          <w:sz w:val="28"/>
          <w:szCs w:val="28"/>
        </w:rPr>
        <w:t xml:space="preserve">ÍNDICE </w:t>
      </w:r>
    </w:p>
    <w:p w14:paraId="523AF487" w14:textId="77777777" w:rsidR="00E40DFA" w:rsidRDefault="00E40DFA">
      <w:pPr>
        <w:widowControl w:val="0"/>
        <w:pBdr>
          <w:top w:val="nil"/>
          <w:left w:val="nil"/>
          <w:bottom w:val="nil"/>
          <w:right w:val="nil"/>
          <w:between w:val="nil"/>
        </w:pBdr>
        <w:spacing w:line="240" w:lineRule="auto"/>
        <w:rPr>
          <w:rFonts w:ascii="Franklin Gothic" w:eastAsia="Franklin Gothic" w:hAnsi="Franklin Gothic" w:cs="Franklin Gothic"/>
          <w:b/>
          <w:sz w:val="28"/>
          <w:szCs w:val="28"/>
        </w:rPr>
      </w:pPr>
    </w:p>
    <w:sdt>
      <w:sdtPr>
        <w:id w:val="-1014679712"/>
        <w:docPartObj>
          <w:docPartGallery w:val="Table of Contents"/>
          <w:docPartUnique/>
        </w:docPartObj>
      </w:sdtPr>
      <w:sdtEndPr/>
      <w:sdtContent>
        <w:p w14:paraId="1B2B04E8" w14:textId="26105926" w:rsidR="00860059" w:rsidRDefault="009C3FBD">
          <w:pPr>
            <w:pStyle w:val="TDC1"/>
            <w:tabs>
              <w:tab w:val="right" w:pos="9383"/>
            </w:tabs>
            <w:rPr>
              <w:rFonts w:asciiTheme="minorHAnsi" w:eastAsiaTheme="minorEastAsia" w:hAnsiTheme="minorHAnsi" w:cstheme="minorBidi"/>
              <w:noProof/>
            </w:rPr>
          </w:pPr>
          <w:r>
            <w:fldChar w:fldCharType="begin"/>
          </w:r>
          <w:r>
            <w:instrText xml:space="preserve"> TOC \h \u \z </w:instrText>
          </w:r>
          <w:r>
            <w:fldChar w:fldCharType="separate"/>
          </w:r>
          <w:hyperlink w:anchor="_Toc86177227" w:history="1">
            <w:r w:rsidR="00860059" w:rsidRPr="007411A5">
              <w:rPr>
                <w:rStyle w:val="Hipervnculo"/>
                <w:noProof/>
              </w:rPr>
              <w:t>1. Crea un script que todos los días a las 2 de la mañana actualice los paquetes de APT y posteriormente actualice el software instalado.</w:t>
            </w:r>
            <w:r w:rsidR="00860059">
              <w:rPr>
                <w:noProof/>
                <w:webHidden/>
              </w:rPr>
              <w:tab/>
            </w:r>
            <w:r w:rsidR="00860059">
              <w:rPr>
                <w:noProof/>
                <w:webHidden/>
              </w:rPr>
              <w:fldChar w:fldCharType="begin"/>
            </w:r>
            <w:r w:rsidR="00860059">
              <w:rPr>
                <w:noProof/>
                <w:webHidden/>
              </w:rPr>
              <w:instrText xml:space="preserve"> PAGEREF _Toc86177227 \h </w:instrText>
            </w:r>
            <w:r w:rsidR="00860059">
              <w:rPr>
                <w:noProof/>
                <w:webHidden/>
              </w:rPr>
            </w:r>
            <w:r w:rsidR="00860059">
              <w:rPr>
                <w:noProof/>
                <w:webHidden/>
              </w:rPr>
              <w:fldChar w:fldCharType="separate"/>
            </w:r>
            <w:r w:rsidR="008E3FF7">
              <w:rPr>
                <w:noProof/>
                <w:webHidden/>
              </w:rPr>
              <w:t>4</w:t>
            </w:r>
            <w:r w:rsidR="00860059">
              <w:rPr>
                <w:noProof/>
                <w:webHidden/>
              </w:rPr>
              <w:fldChar w:fldCharType="end"/>
            </w:r>
          </w:hyperlink>
        </w:p>
        <w:p w14:paraId="5C67E95C" w14:textId="19F39AD0" w:rsidR="00860059" w:rsidRDefault="00860059">
          <w:pPr>
            <w:pStyle w:val="TDC1"/>
            <w:tabs>
              <w:tab w:val="right" w:pos="9383"/>
            </w:tabs>
            <w:rPr>
              <w:rFonts w:asciiTheme="minorHAnsi" w:eastAsiaTheme="minorEastAsia" w:hAnsiTheme="minorHAnsi" w:cstheme="minorBidi"/>
              <w:noProof/>
            </w:rPr>
          </w:pPr>
          <w:hyperlink w:anchor="_Toc86177228" w:history="1">
            <w:r w:rsidRPr="007411A5">
              <w:rPr>
                <w:rStyle w:val="Hipervnculo"/>
                <w:noProof/>
              </w:rPr>
              <w:t>2. Instala los paquetes slapd y ldap-utils. Indica una breve descripción de qué contiene cada paquete.</w:t>
            </w:r>
            <w:r>
              <w:rPr>
                <w:noProof/>
                <w:webHidden/>
              </w:rPr>
              <w:tab/>
            </w:r>
            <w:r>
              <w:rPr>
                <w:noProof/>
                <w:webHidden/>
              </w:rPr>
              <w:fldChar w:fldCharType="begin"/>
            </w:r>
            <w:r>
              <w:rPr>
                <w:noProof/>
                <w:webHidden/>
              </w:rPr>
              <w:instrText xml:space="preserve"> PAGEREF _Toc86177228 \h </w:instrText>
            </w:r>
            <w:r>
              <w:rPr>
                <w:noProof/>
                <w:webHidden/>
              </w:rPr>
            </w:r>
            <w:r>
              <w:rPr>
                <w:noProof/>
                <w:webHidden/>
              </w:rPr>
              <w:fldChar w:fldCharType="separate"/>
            </w:r>
            <w:r w:rsidR="008E3FF7">
              <w:rPr>
                <w:noProof/>
                <w:webHidden/>
              </w:rPr>
              <w:t>4</w:t>
            </w:r>
            <w:r>
              <w:rPr>
                <w:noProof/>
                <w:webHidden/>
              </w:rPr>
              <w:fldChar w:fldCharType="end"/>
            </w:r>
          </w:hyperlink>
        </w:p>
        <w:p w14:paraId="1970474A" w14:textId="1B33C823" w:rsidR="00860059" w:rsidRDefault="00860059">
          <w:pPr>
            <w:pStyle w:val="TDC1"/>
            <w:tabs>
              <w:tab w:val="right" w:pos="9383"/>
            </w:tabs>
            <w:rPr>
              <w:rFonts w:asciiTheme="minorHAnsi" w:eastAsiaTheme="minorEastAsia" w:hAnsiTheme="minorHAnsi" w:cstheme="minorBidi"/>
              <w:noProof/>
            </w:rPr>
          </w:pPr>
          <w:hyperlink w:anchor="_Toc86177229" w:history="1">
            <w:r w:rsidRPr="007411A5">
              <w:rPr>
                <w:rStyle w:val="Hipervnculo"/>
                <w:noProof/>
              </w:rPr>
              <w:t>3. ¿Qué comando debemos ejecutar para relanzar la configuración de slapd? Ejecútalo con la siguiente configuración:</w:t>
            </w:r>
            <w:r>
              <w:rPr>
                <w:noProof/>
                <w:webHidden/>
              </w:rPr>
              <w:tab/>
            </w:r>
            <w:r>
              <w:rPr>
                <w:noProof/>
                <w:webHidden/>
              </w:rPr>
              <w:fldChar w:fldCharType="begin"/>
            </w:r>
            <w:r>
              <w:rPr>
                <w:noProof/>
                <w:webHidden/>
              </w:rPr>
              <w:instrText xml:space="preserve"> PAGEREF _Toc86177229 \h </w:instrText>
            </w:r>
            <w:r>
              <w:rPr>
                <w:noProof/>
                <w:webHidden/>
              </w:rPr>
            </w:r>
            <w:r>
              <w:rPr>
                <w:noProof/>
                <w:webHidden/>
              </w:rPr>
              <w:fldChar w:fldCharType="separate"/>
            </w:r>
            <w:r w:rsidR="008E3FF7">
              <w:rPr>
                <w:noProof/>
                <w:webHidden/>
              </w:rPr>
              <w:t>5</w:t>
            </w:r>
            <w:r>
              <w:rPr>
                <w:noProof/>
                <w:webHidden/>
              </w:rPr>
              <w:fldChar w:fldCharType="end"/>
            </w:r>
          </w:hyperlink>
        </w:p>
        <w:p w14:paraId="036BA5B2" w14:textId="69B55162" w:rsidR="00860059" w:rsidRDefault="00860059">
          <w:pPr>
            <w:pStyle w:val="TDC1"/>
            <w:tabs>
              <w:tab w:val="right" w:pos="9383"/>
            </w:tabs>
            <w:rPr>
              <w:rFonts w:asciiTheme="minorHAnsi" w:eastAsiaTheme="minorEastAsia" w:hAnsiTheme="minorHAnsi" w:cstheme="minorBidi"/>
              <w:noProof/>
            </w:rPr>
          </w:pPr>
          <w:hyperlink w:anchor="_Toc86177230" w:history="1">
            <w:r w:rsidRPr="007411A5">
              <w:rPr>
                <w:rStyle w:val="Hipervnculo"/>
                <w:noProof/>
              </w:rPr>
              <w:t>4. Por defecto el firewall de Ubuntu ufw bloquea las conexiones, ¿qué comando debes ejecutar para habilitarlas? ¿Qué otras opciones de ufw consideras interesantes?</w:t>
            </w:r>
            <w:r>
              <w:rPr>
                <w:noProof/>
                <w:webHidden/>
              </w:rPr>
              <w:tab/>
            </w:r>
            <w:r>
              <w:rPr>
                <w:noProof/>
                <w:webHidden/>
              </w:rPr>
              <w:fldChar w:fldCharType="begin"/>
            </w:r>
            <w:r>
              <w:rPr>
                <w:noProof/>
                <w:webHidden/>
              </w:rPr>
              <w:instrText xml:space="preserve"> PAGEREF _Toc86177230 \h </w:instrText>
            </w:r>
            <w:r>
              <w:rPr>
                <w:noProof/>
                <w:webHidden/>
              </w:rPr>
            </w:r>
            <w:r>
              <w:rPr>
                <w:noProof/>
                <w:webHidden/>
              </w:rPr>
              <w:fldChar w:fldCharType="separate"/>
            </w:r>
            <w:r w:rsidR="008E3FF7">
              <w:rPr>
                <w:noProof/>
                <w:webHidden/>
              </w:rPr>
              <w:t>6</w:t>
            </w:r>
            <w:r>
              <w:rPr>
                <w:noProof/>
                <w:webHidden/>
              </w:rPr>
              <w:fldChar w:fldCharType="end"/>
            </w:r>
          </w:hyperlink>
        </w:p>
        <w:p w14:paraId="53C05FE6" w14:textId="591EF65F" w:rsidR="00860059" w:rsidRDefault="00860059">
          <w:pPr>
            <w:pStyle w:val="TDC1"/>
            <w:tabs>
              <w:tab w:val="right" w:pos="9383"/>
            </w:tabs>
            <w:rPr>
              <w:rFonts w:asciiTheme="minorHAnsi" w:eastAsiaTheme="minorEastAsia" w:hAnsiTheme="minorHAnsi" w:cstheme="minorBidi"/>
              <w:noProof/>
            </w:rPr>
          </w:pPr>
          <w:hyperlink w:anchor="_Toc86177231" w:history="1">
            <w:r w:rsidRPr="007411A5">
              <w:rPr>
                <w:rStyle w:val="Hipervnculo"/>
                <w:noProof/>
              </w:rPr>
              <w:t>5. Instala los paquetes apache2 php7.3. ¿Cuáles son las principales novedades de php 7 frente a versiones anteriores?</w:t>
            </w:r>
            <w:r>
              <w:rPr>
                <w:noProof/>
                <w:webHidden/>
              </w:rPr>
              <w:tab/>
            </w:r>
            <w:r>
              <w:rPr>
                <w:noProof/>
                <w:webHidden/>
              </w:rPr>
              <w:fldChar w:fldCharType="begin"/>
            </w:r>
            <w:r>
              <w:rPr>
                <w:noProof/>
                <w:webHidden/>
              </w:rPr>
              <w:instrText xml:space="preserve"> PAGEREF _Toc86177231 \h </w:instrText>
            </w:r>
            <w:r>
              <w:rPr>
                <w:noProof/>
                <w:webHidden/>
              </w:rPr>
            </w:r>
            <w:r>
              <w:rPr>
                <w:noProof/>
                <w:webHidden/>
              </w:rPr>
              <w:fldChar w:fldCharType="separate"/>
            </w:r>
            <w:r w:rsidR="008E3FF7">
              <w:rPr>
                <w:noProof/>
                <w:webHidden/>
              </w:rPr>
              <w:t>7</w:t>
            </w:r>
            <w:r>
              <w:rPr>
                <w:noProof/>
                <w:webHidden/>
              </w:rPr>
              <w:fldChar w:fldCharType="end"/>
            </w:r>
          </w:hyperlink>
        </w:p>
        <w:p w14:paraId="162BEA47" w14:textId="5ADFD2CF" w:rsidR="00860059" w:rsidRDefault="00860059">
          <w:pPr>
            <w:pStyle w:val="TDC1"/>
            <w:tabs>
              <w:tab w:val="right" w:pos="9383"/>
            </w:tabs>
            <w:rPr>
              <w:rFonts w:asciiTheme="minorHAnsi" w:eastAsiaTheme="minorEastAsia" w:hAnsiTheme="minorHAnsi" w:cstheme="minorBidi"/>
              <w:noProof/>
            </w:rPr>
          </w:pPr>
          <w:hyperlink w:anchor="_Toc86177232" w:history="1">
            <w:r w:rsidRPr="007411A5">
              <w:rPr>
                <w:rStyle w:val="Hipervnculo"/>
                <w:noProof/>
              </w:rPr>
              <w:t>6. Copia la siguiente versión de phpLDAPadmin y muévela a tu carpeta pública del apache: https://github.com/breisig/phpLDAPadmin.git  ¿Qué comandos has utilizado?</w:t>
            </w:r>
            <w:r>
              <w:rPr>
                <w:noProof/>
                <w:webHidden/>
              </w:rPr>
              <w:tab/>
            </w:r>
            <w:r>
              <w:rPr>
                <w:noProof/>
                <w:webHidden/>
              </w:rPr>
              <w:fldChar w:fldCharType="begin"/>
            </w:r>
            <w:r>
              <w:rPr>
                <w:noProof/>
                <w:webHidden/>
              </w:rPr>
              <w:instrText xml:space="preserve"> PAGEREF _Toc86177232 \h </w:instrText>
            </w:r>
            <w:r>
              <w:rPr>
                <w:noProof/>
                <w:webHidden/>
              </w:rPr>
            </w:r>
            <w:r>
              <w:rPr>
                <w:noProof/>
                <w:webHidden/>
              </w:rPr>
              <w:fldChar w:fldCharType="separate"/>
            </w:r>
            <w:r w:rsidR="008E3FF7">
              <w:rPr>
                <w:noProof/>
                <w:webHidden/>
              </w:rPr>
              <w:t>8</w:t>
            </w:r>
            <w:r>
              <w:rPr>
                <w:noProof/>
                <w:webHidden/>
              </w:rPr>
              <w:fldChar w:fldCharType="end"/>
            </w:r>
          </w:hyperlink>
        </w:p>
        <w:p w14:paraId="2DC7529A" w14:textId="475642D5" w:rsidR="00860059" w:rsidRDefault="00860059">
          <w:pPr>
            <w:pStyle w:val="TDC1"/>
            <w:tabs>
              <w:tab w:val="right" w:pos="9383"/>
            </w:tabs>
            <w:rPr>
              <w:rFonts w:asciiTheme="minorHAnsi" w:eastAsiaTheme="minorEastAsia" w:hAnsiTheme="minorHAnsi" w:cstheme="minorBidi"/>
              <w:noProof/>
            </w:rPr>
          </w:pPr>
          <w:hyperlink w:anchor="_Toc86177233" w:history="1">
            <w:r w:rsidRPr="007411A5">
              <w:rPr>
                <w:rStyle w:val="Hipervnculo"/>
                <w:noProof/>
              </w:rPr>
              <w:t>7. Busca el fichero config.php de phpLDAMadmin, ¿en qué carpeta lo has encontrado? ¿has tenido que hacer alguna operación para establecerlo como fichero de configuración? Agrega las siguientes modificaciones:</w:t>
            </w:r>
            <w:r>
              <w:rPr>
                <w:noProof/>
                <w:webHidden/>
              </w:rPr>
              <w:tab/>
            </w:r>
            <w:r>
              <w:rPr>
                <w:noProof/>
                <w:webHidden/>
              </w:rPr>
              <w:fldChar w:fldCharType="begin"/>
            </w:r>
            <w:r>
              <w:rPr>
                <w:noProof/>
                <w:webHidden/>
              </w:rPr>
              <w:instrText xml:space="preserve"> PAGEREF _Toc86177233 \h </w:instrText>
            </w:r>
            <w:r>
              <w:rPr>
                <w:noProof/>
                <w:webHidden/>
              </w:rPr>
            </w:r>
            <w:r>
              <w:rPr>
                <w:noProof/>
                <w:webHidden/>
              </w:rPr>
              <w:fldChar w:fldCharType="separate"/>
            </w:r>
            <w:r w:rsidR="008E3FF7">
              <w:rPr>
                <w:noProof/>
                <w:webHidden/>
              </w:rPr>
              <w:t>8</w:t>
            </w:r>
            <w:r>
              <w:rPr>
                <w:noProof/>
                <w:webHidden/>
              </w:rPr>
              <w:fldChar w:fldCharType="end"/>
            </w:r>
          </w:hyperlink>
        </w:p>
        <w:p w14:paraId="52B8A93F" w14:textId="10638980" w:rsidR="00860059" w:rsidRDefault="00860059">
          <w:pPr>
            <w:pStyle w:val="TDC1"/>
            <w:tabs>
              <w:tab w:val="right" w:pos="9383"/>
            </w:tabs>
            <w:rPr>
              <w:rFonts w:asciiTheme="minorHAnsi" w:eastAsiaTheme="minorEastAsia" w:hAnsiTheme="minorHAnsi" w:cstheme="minorBidi"/>
              <w:noProof/>
            </w:rPr>
          </w:pPr>
          <w:hyperlink w:anchor="_Toc86177234" w:history="1">
            <w:r w:rsidRPr="007411A5">
              <w:rPr>
                <w:rStyle w:val="Hipervnculo"/>
                <w:noProof/>
              </w:rPr>
              <w:t>8. ¿Qué modificaciones son necesarias para que phpLDAPadmin funcione en php7?</w:t>
            </w:r>
            <w:r>
              <w:rPr>
                <w:noProof/>
                <w:webHidden/>
              </w:rPr>
              <w:tab/>
            </w:r>
            <w:r>
              <w:rPr>
                <w:noProof/>
                <w:webHidden/>
              </w:rPr>
              <w:fldChar w:fldCharType="begin"/>
            </w:r>
            <w:r>
              <w:rPr>
                <w:noProof/>
                <w:webHidden/>
              </w:rPr>
              <w:instrText xml:space="preserve"> PAGEREF _Toc86177234 \h </w:instrText>
            </w:r>
            <w:r>
              <w:rPr>
                <w:noProof/>
                <w:webHidden/>
              </w:rPr>
            </w:r>
            <w:r>
              <w:rPr>
                <w:noProof/>
                <w:webHidden/>
              </w:rPr>
              <w:fldChar w:fldCharType="separate"/>
            </w:r>
            <w:r w:rsidR="008E3FF7">
              <w:rPr>
                <w:noProof/>
                <w:webHidden/>
              </w:rPr>
              <w:t>9</w:t>
            </w:r>
            <w:r>
              <w:rPr>
                <w:noProof/>
                <w:webHidden/>
              </w:rPr>
              <w:fldChar w:fldCharType="end"/>
            </w:r>
          </w:hyperlink>
        </w:p>
        <w:p w14:paraId="1141C4C9" w14:textId="43085007" w:rsidR="00860059" w:rsidRDefault="00860059">
          <w:pPr>
            <w:pStyle w:val="TDC1"/>
            <w:tabs>
              <w:tab w:val="right" w:pos="9383"/>
            </w:tabs>
            <w:rPr>
              <w:rFonts w:asciiTheme="minorHAnsi" w:eastAsiaTheme="minorEastAsia" w:hAnsiTheme="minorHAnsi" w:cstheme="minorBidi"/>
              <w:noProof/>
            </w:rPr>
          </w:pPr>
          <w:hyperlink w:anchor="_Toc86177235" w:history="1">
            <w:r w:rsidRPr="007411A5">
              <w:rPr>
                <w:rStyle w:val="Hipervnculo"/>
                <w:noProof/>
              </w:rPr>
              <w:t>9. Entra a la interfaz web con el usuario admin, ¿qué cadena has tenido que poner en username para poder acceder?</w:t>
            </w:r>
            <w:r>
              <w:rPr>
                <w:noProof/>
                <w:webHidden/>
              </w:rPr>
              <w:tab/>
            </w:r>
            <w:r>
              <w:rPr>
                <w:noProof/>
                <w:webHidden/>
              </w:rPr>
              <w:fldChar w:fldCharType="begin"/>
            </w:r>
            <w:r>
              <w:rPr>
                <w:noProof/>
                <w:webHidden/>
              </w:rPr>
              <w:instrText xml:space="preserve"> PAGEREF _Toc86177235 \h </w:instrText>
            </w:r>
            <w:r>
              <w:rPr>
                <w:noProof/>
                <w:webHidden/>
              </w:rPr>
            </w:r>
            <w:r>
              <w:rPr>
                <w:noProof/>
                <w:webHidden/>
              </w:rPr>
              <w:fldChar w:fldCharType="separate"/>
            </w:r>
            <w:r w:rsidR="008E3FF7">
              <w:rPr>
                <w:noProof/>
                <w:webHidden/>
              </w:rPr>
              <w:t>10</w:t>
            </w:r>
            <w:r>
              <w:rPr>
                <w:noProof/>
                <w:webHidden/>
              </w:rPr>
              <w:fldChar w:fldCharType="end"/>
            </w:r>
          </w:hyperlink>
        </w:p>
        <w:p w14:paraId="2326FFE7" w14:textId="71AF789E" w:rsidR="00860059" w:rsidRDefault="00860059">
          <w:pPr>
            <w:pStyle w:val="TDC1"/>
            <w:tabs>
              <w:tab w:val="right" w:pos="9383"/>
            </w:tabs>
            <w:rPr>
              <w:rFonts w:asciiTheme="minorHAnsi" w:eastAsiaTheme="minorEastAsia" w:hAnsiTheme="minorHAnsi" w:cstheme="minorBidi"/>
              <w:noProof/>
            </w:rPr>
          </w:pPr>
          <w:hyperlink w:anchor="_Toc86177236" w:history="1">
            <w:r w:rsidRPr="007411A5">
              <w:rPr>
                <w:rStyle w:val="Hipervnculo"/>
                <w:noProof/>
              </w:rPr>
              <w:t>10.Crea la siguiente estructura de unidades organizativas y adjunta una captura de pantalla:</w:t>
            </w:r>
            <w:r>
              <w:rPr>
                <w:noProof/>
                <w:webHidden/>
              </w:rPr>
              <w:tab/>
            </w:r>
            <w:r>
              <w:rPr>
                <w:noProof/>
                <w:webHidden/>
              </w:rPr>
              <w:fldChar w:fldCharType="begin"/>
            </w:r>
            <w:r>
              <w:rPr>
                <w:noProof/>
                <w:webHidden/>
              </w:rPr>
              <w:instrText xml:space="preserve"> PAGEREF _Toc86177236 \h </w:instrText>
            </w:r>
            <w:r>
              <w:rPr>
                <w:noProof/>
                <w:webHidden/>
              </w:rPr>
            </w:r>
            <w:r>
              <w:rPr>
                <w:noProof/>
                <w:webHidden/>
              </w:rPr>
              <w:fldChar w:fldCharType="separate"/>
            </w:r>
            <w:r w:rsidR="008E3FF7">
              <w:rPr>
                <w:noProof/>
                <w:webHidden/>
              </w:rPr>
              <w:t>11</w:t>
            </w:r>
            <w:r>
              <w:rPr>
                <w:noProof/>
                <w:webHidden/>
              </w:rPr>
              <w:fldChar w:fldCharType="end"/>
            </w:r>
          </w:hyperlink>
        </w:p>
        <w:p w14:paraId="2A341331" w14:textId="3FC133D9" w:rsidR="00860059" w:rsidRDefault="00860059">
          <w:pPr>
            <w:pStyle w:val="TDC1"/>
            <w:tabs>
              <w:tab w:val="right" w:pos="9383"/>
            </w:tabs>
            <w:rPr>
              <w:rFonts w:asciiTheme="minorHAnsi" w:eastAsiaTheme="minorEastAsia" w:hAnsiTheme="minorHAnsi" w:cstheme="minorBidi"/>
              <w:noProof/>
            </w:rPr>
          </w:pPr>
          <w:hyperlink w:anchor="_Toc86177237" w:history="1">
            <w:r w:rsidRPr="007411A5">
              <w:rPr>
                <w:rStyle w:val="Hipervnculo"/>
                <w:noProof/>
              </w:rPr>
              <w:t>11. Dentro de la OU Grupos, crea el grupo de admin y de user. Además Crea un usuario dentro de la OU Aprobados y asígnale el grupo admin. Adjunta captura de pantalla del resultado</w:t>
            </w:r>
            <w:r>
              <w:rPr>
                <w:noProof/>
                <w:webHidden/>
              </w:rPr>
              <w:tab/>
            </w:r>
            <w:r>
              <w:rPr>
                <w:noProof/>
                <w:webHidden/>
              </w:rPr>
              <w:fldChar w:fldCharType="begin"/>
            </w:r>
            <w:r>
              <w:rPr>
                <w:noProof/>
                <w:webHidden/>
              </w:rPr>
              <w:instrText xml:space="preserve"> PAGEREF _Toc86177237 \h </w:instrText>
            </w:r>
            <w:r>
              <w:rPr>
                <w:noProof/>
                <w:webHidden/>
              </w:rPr>
            </w:r>
            <w:r>
              <w:rPr>
                <w:noProof/>
                <w:webHidden/>
              </w:rPr>
              <w:fldChar w:fldCharType="separate"/>
            </w:r>
            <w:r w:rsidR="008E3FF7">
              <w:rPr>
                <w:noProof/>
                <w:webHidden/>
              </w:rPr>
              <w:t>11</w:t>
            </w:r>
            <w:r>
              <w:rPr>
                <w:noProof/>
                <w:webHidden/>
              </w:rPr>
              <w:fldChar w:fldCharType="end"/>
            </w:r>
          </w:hyperlink>
        </w:p>
        <w:p w14:paraId="2AD10336" w14:textId="73D415D4" w:rsidR="00860059" w:rsidRDefault="00860059">
          <w:pPr>
            <w:pStyle w:val="TDC1"/>
            <w:tabs>
              <w:tab w:val="right" w:pos="9383"/>
            </w:tabs>
            <w:rPr>
              <w:rFonts w:asciiTheme="minorHAnsi" w:eastAsiaTheme="minorEastAsia" w:hAnsiTheme="minorHAnsi" w:cstheme="minorBidi"/>
              <w:noProof/>
            </w:rPr>
          </w:pPr>
          <w:hyperlink w:anchor="_Toc86177238" w:history="1">
            <w:r w:rsidRPr="007411A5">
              <w:rPr>
                <w:rStyle w:val="Hipervnculo"/>
                <w:noProof/>
              </w:rPr>
              <w:t>12. Para poder autenticar Ubuntu contra LDAP es necesario instalar los paquetes libpam-ldap nscd con la siguiente configuración:</w:t>
            </w:r>
            <w:r>
              <w:rPr>
                <w:noProof/>
                <w:webHidden/>
              </w:rPr>
              <w:tab/>
            </w:r>
            <w:r>
              <w:rPr>
                <w:noProof/>
                <w:webHidden/>
              </w:rPr>
              <w:fldChar w:fldCharType="begin"/>
            </w:r>
            <w:r>
              <w:rPr>
                <w:noProof/>
                <w:webHidden/>
              </w:rPr>
              <w:instrText xml:space="preserve"> PAGEREF _Toc86177238 \h </w:instrText>
            </w:r>
            <w:r>
              <w:rPr>
                <w:noProof/>
                <w:webHidden/>
              </w:rPr>
            </w:r>
            <w:r>
              <w:rPr>
                <w:noProof/>
                <w:webHidden/>
              </w:rPr>
              <w:fldChar w:fldCharType="separate"/>
            </w:r>
            <w:r w:rsidR="008E3FF7">
              <w:rPr>
                <w:noProof/>
                <w:webHidden/>
              </w:rPr>
              <w:t>12</w:t>
            </w:r>
            <w:r>
              <w:rPr>
                <w:noProof/>
                <w:webHidden/>
              </w:rPr>
              <w:fldChar w:fldCharType="end"/>
            </w:r>
          </w:hyperlink>
        </w:p>
        <w:p w14:paraId="2F75023D" w14:textId="4CD3642A" w:rsidR="00860059" w:rsidRDefault="00860059">
          <w:pPr>
            <w:pStyle w:val="TDC1"/>
            <w:tabs>
              <w:tab w:val="right" w:pos="9383"/>
            </w:tabs>
            <w:rPr>
              <w:rFonts w:asciiTheme="minorHAnsi" w:eastAsiaTheme="minorEastAsia" w:hAnsiTheme="minorHAnsi" w:cstheme="minorBidi"/>
              <w:noProof/>
            </w:rPr>
          </w:pPr>
          <w:hyperlink w:anchor="_Toc86177239" w:history="1">
            <w:r w:rsidRPr="007411A5">
              <w:rPr>
                <w:rStyle w:val="Hipervnculo"/>
                <w:noProof/>
              </w:rPr>
              <w:t>13. Describe qué incluyen los paquetes instalados en el punto anterior.</w:t>
            </w:r>
            <w:r>
              <w:rPr>
                <w:noProof/>
                <w:webHidden/>
              </w:rPr>
              <w:tab/>
            </w:r>
            <w:r>
              <w:rPr>
                <w:noProof/>
                <w:webHidden/>
              </w:rPr>
              <w:fldChar w:fldCharType="begin"/>
            </w:r>
            <w:r>
              <w:rPr>
                <w:noProof/>
                <w:webHidden/>
              </w:rPr>
              <w:instrText xml:space="preserve"> PAGEREF _Toc86177239 \h </w:instrText>
            </w:r>
            <w:r>
              <w:rPr>
                <w:noProof/>
                <w:webHidden/>
              </w:rPr>
            </w:r>
            <w:r>
              <w:rPr>
                <w:noProof/>
                <w:webHidden/>
              </w:rPr>
              <w:fldChar w:fldCharType="separate"/>
            </w:r>
            <w:r w:rsidR="008E3FF7">
              <w:rPr>
                <w:noProof/>
                <w:webHidden/>
              </w:rPr>
              <w:t>13</w:t>
            </w:r>
            <w:r>
              <w:rPr>
                <w:noProof/>
                <w:webHidden/>
              </w:rPr>
              <w:fldChar w:fldCharType="end"/>
            </w:r>
          </w:hyperlink>
        </w:p>
        <w:p w14:paraId="36E3ACE9" w14:textId="4639B24C" w:rsidR="00860059" w:rsidRDefault="00860059">
          <w:pPr>
            <w:pStyle w:val="TDC1"/>
            <w:tabs>
              <w:tab w:val="right" w:pos="9383"/>
            </w:tabs>
            <w:rPr>
              <w:rFonts w:asciiTheme="minorHAnsi" w:eastAsiaTheme="minorEastAsia" w:hAnsiTheme="minorHAnsi" w:cstheme="minorBidi"/>
              <w:noProof/>
            </w:rPr>
          </w:pPr>
          <w:hyperlink w:anchor="_Toc86177240" w:history="1">
            <w:r w:rsidRPr="007411A5">
              <w:rPr>
                <w:rStyle w:val="Hipervnculo"/>
                <w:noProof/>
              </w:rPr>
              <w:t>14. Realizar las siguientes modificaciones en la configuración y adjuntar capturas de pantalla:</w:t>
            </w:r>
            <w:r>
              <w:rPr>
                <w:noProof/>
                <w:webHidden/>
              </w:rPr>
              <w:tab/>
            </w:r>
            <w:r>
              <w:rPr>
                <w:noProof/>
                <w:webHidden/>
              </w:rPr>
              <w:fldChar w:fldCharType="begin"/>
            </w:r>
            <w:r>
              <w:rPr>
                <w:noProof/>
                <w:webHidden/>
              </w:rPr>
              <w:instrText xml:space="preserve"> PAGEREF _Toc86177240 \h </w:instrText>
            </w:r>
            <w:r>
              <w:rPr>
                <w:noProof/>
                <w:webHidden/>
              </w:rPr>
            </w:r>
            <w:r>
              <w:rPr>
                <w:noProof/>
                <w:webHidden/>
              </w:rPr>
              <w:fldChar w:fldCharType="separate"/>
            </w:r>
            <w:r w:rsidR="008E3FF7">
              <w:rPr>
                <w:noProof/>
                <w:webHidden/>
              </w:rPr>
              <w:t>14</w:t>
            </w:r>
            <w:r>
              <w:rPr>
                <w:noProof/>
                <w:webHidden/>
              </w:rPr>
              <w:fldChar w:fldCharType="end"/>
            </w:r>
          </w:hyperlink>
        </w:p>
        <w:p w14:paraId="576D3CD0" w14:textId="1809BD6C" w:rsidR="00860059" w:rsidRDefault="00860059">
          <w:pPr>
            <w:pStyle w:val="TDC1"/>
            <w:tabs>
              <w:tab w:val="right" w:pos="9383"/>
            </w:tabs>
            <w:rPr>
              <w:rFonts w:asciiTheme="minorHAnsi" w:eastAsiaTheme="minorEastAsia" w:hAnsiTheme="minorHAnsi" w:cstheme="minorBidi"/>
              <w:noProof/>
            </w:rPr>
          </w:pPr>
          <w:hyperlink w:anchor="_Toc86177241" w:history="1">
            <w:r w:rsidRPr="007411A5">
              <w:rPr>
                <w:rStyle w:val="Hipervnculo"/>
                <w:noProof/>
              </w:rPr>
              <w:t>15. Reflexión personal sobre la práctica</w:t>
            </w:r>
            <w:r>
              <w:rPr>
                <w:noProof/>
                <w:webHidden/>
              </w:rPr>
              <w:tab/>
            </w:r>
            <w:r>
              <w:rPr>
                <w:noProof/>
                <w:webHidden/>
              </w:rPr>
              <w:fldChar w:fldCharType="begin"/>
            </w:r>
            <w:r>
              <w:rPr>
                <w:noProof/>
                <w:webHidden/>
              </w:rPr>
              <w:instrText xml:space="preserve"> PAGEREF _Toc86177241 \h </w:instrText>
            </w:r>
            <w:r>
              <w:rPr>
                <w:noProof/>
                <w:webHidden/>
              </w:rPr>
            </w:r>
            <w:r>
              <w:rPr>
                <w:noProof/>
                <w:webHidden/>
              </w:rPr>
              <w:fldChar w:fldCharType="separate"/>
            </w:r>
            <w:r w:rsidR="008E3FF7">
              <w:rPr>
                <w:noProof/>
                <w:webHidden/>
              </w:rPr>
              <w:t>14</w:t>
            </w:r>
            <w:r>
              <w:rPr>
                <w:noProof/>
                <w:webHidden/>
              </w:rPr>
              <w:fldChar w:fldCharType="end"/>
            </w:r>
          </w:hyperlink>
        </w:p>
        <w:p w14:paraId="14C2CD0F" w14:textId="54771339" w:rsidR="00860059" w:rsidRDefault="00860059">
          <w:pPr>
            <w:pStyle w:val="TDC1"/>
            <w:tabs>
              <w:tab w:val="right" w:pos="9383"/>
            </w:tabs>
            <w:rPr>
              <w:rFonts w:asciiTheme="minorHAnsi" w:eastAsiaTheme="minorEastAsia" w:hAnsiTheme="minorHAnsi" w:cstheme="minorBidi"/>
              <w:noProof/>
            </w:rPr>
          </w:pPr>
          <w:hyperlink w:anchor="_Toc86177242" w:history="1">
            <w:r w:rsidRPr="007411A5">
              <w:rPr>
                <w:rStyle w:val="Hipervnculo"/>
                <w:noProof/>
              </w:rPr>
              <w:t>Desafío. Con  JXplorer debes  conectarte  a  tu máquina virtual. Adjunta una breve descripción de los pasos seguidos y una captura de pantalla del árbol generado.</w:t>
            </w:r>
            <w:r>
              <w:rPr>
                <w:noProof/>
                <w:webHidden/>
              </w:rPr>
              <w:tab/>
            </w:r>
            <w:r>
              <w:rPr>
                <w:noProof/>
                <w:webHidden/>
              </w:rPr>
              <w:fldChar w:fldCharType="begin"/>
            </w:r>
            <w:r>
              <w:rPr>
                <w:noProof/>
                <w:webHidden/>
              </w:rPr>
              <w:instrText xml:space="preserve"> PAGEREF _Toc86177242 \h </w:instrText>
            </w:r>
            <w:r>
              <w:rPr>
                <w:noProof/>
                <w:webHidden/>
              </w:rPr>
            </w:r>
            <w:r>
              <w:rPr>
                <w:noProof/>
                <w:webHidden/>
              </w:rPr>
              <w:fldChar w:fldCharType="separate"/>
            </w:r>
            <w:r w:rsidR="008E3FF7">
              <w:rPr>
                <w:noProof/>
                <w:webHidden/>
              </w:rPr>
              <w:t>15</w:t>
            </w:r>
            <w:r>
              <w:rPr>
                <w:noProof/>
                <w:webHidden/>
              </w:rPr>
              <w:fldChar w:fldCharType="end"/>
            </w:r>
          </w:hyperlink>
        </w:p>
        <w:p w14:paraId="6D020B50" w14:textId="10417598" w:rsidR="00E40DFA" w:rsidRDefault="009C3FBD">
          <w:pPr>
            <w:tabs>
              <w:tab w:val="right" w:pos="9398"/>
            </w:tabs>
            <w:spacing w:before="200" w:after="80" w:line="240" w:lineRule="auto"/>
            <w:rPr>
              <w:b/>
              <w:color w:val="2E308B"/>
              <w:sz w:val="28"/>
              <w:szCs w:val="28"/>
            </w:rPr>
          </w:pPr>
          <w:r>
            <w:fldChar w:fldCharType="end"/>
          </w:r>
        </w:p>
      </w:sdtContent>
    </w:sdt>
    <w:p w14:paraId="700759C8" w14:textId="0C91521E" w:rsidR="00E40DFA" w:rsidRDefault="009C3FBD">
      <w:pPr>
        <w:rPr>
          <w:ins w:id="1" w:author="Luis Blanco Belver" w:date="2021-05-16T19:25:00Z"/>
          <w:color w:val="2E308B"/>
          <w:sz w:val="28"/>
          <w:szCs w:val="28"/>
        </w:rPr>
      </w:pPr>
      <w:r>
        <w:rPr>
          <w:color w:val="2E308B"/>
          <w:sz w:val="28"/>
          <w:szCs w:val="28"/>
        </w:rPr>
        <w:br w:type="page"/>
      </w:r>
    </w:p>
    <w:p w14:paraId="0F0B3368" w14:textId="3FA14A1B" w:rsidR="00863B53" w:rsidRDefault="00863B53" w:rsidP="006C4565">
      <w:pPr>
        <w:pStyle w:val="Ttulo1"/>
        <w:jc w:val="both"/>
      </w:pPr>
      <w:bookmarkStart w:id="2" w:name="_Toc86177227"/>
      <w:r>
        <w:lastRenderedPageBreak/>
        <w:t>1</w:t>
      </w:r>
      <w:r w:rsidR="008777CA">
        <w:t>.</w:t>
      </w:r>
      <w:r>
        <w:t xml:space="preserve"> </w:t>
      </w:r>
      <w:r w:rsidR="003A483E">
        <w:t>Crea un script que todos los días a las 2 de la mañana actualice los paquetes de APT y posteriormente actualice el software instalado.</w:t>
      </w:r>
      <w:bookmarkEnd w:id="2"/>
    </w:p>
    <w:p w14:paraId="5549D6FB" w14:textId="77777777" w:rsidR="00663B45" w:rsidRDefault="003A483E" w:rsidP="00663B45">
      <w:pPr>
        <w:rPr>
          <w:rFonts w:ascii="Franklin Gothic" w:eastAsia="Franklin Gothic" w:hAnsi="Franklin Gothic" w:cs="Franklin Gothic"/>
        </w:rPr>
      </w:pPr>
      <w:r>
        <w:rPr>
          <w:rFonts w:ascii="Franklin Gothic" w:eastAsia="Franklin Gothic" w:hAnsi="Franklin Gothic" w:cs="Franklin Gothic"/>
        </w:rPr>
        <w:t xml:space="preserve">Para que realice algo a una hora concreta, se deberá hacer uso de </w:t>
      </w:r>
      <w:proofErr w:type="spellStart"/>
      <w:r w:rsidRPr="00663B45">
        <w:rPr>
          <w:rFonts w:ascii="Franklin Gothic" w:eastAsia="Franklin Gothic" w:hAnsi="Franklin Gothic" w:cs="Franklin Gothic"/>
          <w:b/>
          <w:bCs/>
          <w:i/>
          <w:iCs/>
        </w:rPr>
        <w:t>crontab</w:t>
      </w:r>
      <w:proofErr w:type="spellEnd"/>
      <w:r>
        <w:rPr>
          <w:rFonts w:ascii="Franklin Gothic" w:eastAsia="Franklin Gothic" w:hAnsi="Franklin Gothic" w:cs="Franklin Gothic"/>
        </w:rPr>
        <w:t xml:space="preserve">. En este caso, </w:t>
      </w:r>
      <w:r w:rsidR="00663B45">
        <w:rPr>
          <w:rFonts w:ascii="Franklin Gothic" w:eastAsia="Franklin Gothic" w:hAnsi="Franklin Gothic" w:cs="Franklin Gothic"/>
        </w:rPr>
        <w:t xml:space="preserve">crear un nuevo </w:t>
      </w:r>
      <w:proofErr w:type="spellStart"/>
      <w:r w:rsidR="00663B45" w:rsidRPr="00663B45">
        <w:rPr>
          <w:rFonts w:ascii="Franklin Gothic" w:eastAsia="Franklin Gothic" w:hAnsi="Franklin Gothic" w:cs="Franklin Gothic"/>
          <w:b/>
          <w:bCs/>
          <w:i/>
          <w:iCs/>
        </w:rPr>
        <w:t>crontab</w:t>
      </w:r>
      <w:proofErr w:type="spellEnd"/>
      <w:r w:rsidR="00663B45">
        <w:rPr>
          <w:rFonts w:ascii="Franklin Gothic" w:eastAsia="Franklin Gothic" w:hAnsi="Franklin Gothic" w:cs="Franklin Gothic"/>
        </w:rPr>
        <w:t xml:space="preserve"> para el usuario </w:t>
      </w:r>
      <w:proofErr w:type="spellStart"/>
      <w:r w:rsidR="00663B45" w:rsidRPr="00663B45">
        <w:rPr>
          <w:rFonts w:ascii="Franklin Gothic" w:eastAsia="Franklin Gothic" w:hAnsi="Franklin Gothic" w:cs="Franklin Gothic"/>
          <w:i/>
          <w:iCs/>
        </w:rPr>
        <w:t>root</w:t>
      </w:r>
      <w:proofErr w:type="spellEnd"/>
      <w:r w:rsidR="00663B45">
        <w:rPr>
          <w:rFonts w:ascii="Franklin Gothic" w:eastAsia="Franklin Gothic" w:hAnsi="Franklin Gothic" w:cs="Franklin Gothic"/>
        </w:rPr>
        <w:t xml:space="preserve"> con </w:t>
      </w:r>
      <w:r w:rsidR="00663B45" w:rsidRPr="00663B45">
        <w:rPr>
          <w:rFonts w:ascii="Franklin Gothic" w:eastAsia="Franklin Gothic" w:hAnsi="Franklin Gothic" w:cs="Franklin Gothic"/>
          <w:b/>
          <w:bCs/>
          <w:i/>
          <w:iCs/>
        </w:rPr>
        <w:t xml:space="preserve">sudo </w:t>
      </w:r>
      <w:proofErr w:type="spellStart"/>
      <w:r w:rsidR="00663B45" w:rsidRPr="00663B45">
        <w:rPr>
          <w:rFonts w:ascii="Franklin Gothic" w:eastAsia="Franklin Gothic" w:hAnsi="Franklin Gothic" w:cs="Franklin Gothic"/>
          <w:b/>
          <w:bCs/>
          <w:i/>
          <w:iCs/>
        </w:rPr>
        <w:t>crontab</w:t>
      </w:r>
      <w:proofErr w:type="spellEnd"/>
      <w:r w:rsidR="00663B45" w:rsidRPr="00663B45">
        <w:rPr>
          <w:rFonts w:ascii="Franklin Gothic" w:eastAsia="Franklin Gothic" w:hAnsi="Franklin Gothic" w:cs="Franklin Gothic"/>
          <w:b/>
          <w:bCs/>
          <w:i/>
          <w:iCs/>
        </w:rPr>
        <w:t xml:space="preserve"> -e</w:t>
      </w:r>
      <w:r w:rsidR="00663B45">
        <w:rPr>
          <w:rFonts w:ascii="Franklin Gothic" w:eastAsia="Franklin Gothic" w:hAnsi="Franklin Gothic" w:cs="Franklin Gothic"/>
        </w:rPr>
        <w:t xml:space="preserve">: </w:t>
      </w:r>
      <w:r>
        <w:rPr>
          <w:rFonts w:ascii="Franklin Gothic" w:eastAsia="Franklin Gothic" w:hAnsi="Franklin Gothic" w:cs="Franklin Gothic"/>
          <w:noProof/>
        </w:rPr>
        <w:drawing>
          <wp:inline distT="0" distB="0" distL="0" distR="0" wp14:anchorId="1C37D724" wp14:editId="12F120B6">
            <wp:extent cx="6105525" cy="5619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561975"/>
                    </a:xfrm>
                    <a:prstGeom prst="rect">
                      <a:avLst/>
                    </a:prstGeom>
                    <a:noFill/>
                  </pic:spPr>
                </pic:pic>
              </a:graphicData>
            </a:graphic>
          </wp:inline>
        </w:drawing>
      </w:r>
    </w:p>
    <w:p w14:paraId="1EE42EC4" w14:textId="77777777" w:rsidR="00663B45" w:rsidRDefault="00663B45" w:rsidP="00663B45">
      <w:pPr>
        <w:rPr>
          <w:rFonts w:ascii="Franklin Gothic" w:eastAsia="Franklin Gothic" w:hAnsi="Franklin Gothic" w:cs="Franklin Gothic"/>
        </w:rPr>
      </w:pPr>
    </w:p>
    <w:p w14:paraId="48044CE4" w14:textId="61093A0B" w:rsidR="00863B53" w:rsidRDefault="00663B45" w:rsidP="00663B45">
      <w:pPr>
        <w:jc w:val="both"/>
        <w:rPr>
          <w:rFonts w:ascii="Franklin Gothic" w:eastAsia="Franklin Gothic" w:hAnsi="Franklin Gothic" w:cs="Franklin Gothic"/>
        </w:rPr>
      </w:pPr>
      <w:r>
        <w:rPr>
          <w:rFonts w:ascii="Franklin Gothic" w:eastAsia="Franklin Gothic" w:hAnsi="Franklin Gothic" w:cs="Franklin Gothic"/>
        </w:rPr>
        <w:t xml:space="preserve">Dentro de </w:t>
      </w:r>
      <w:proofErr w:type="spellStart"/>
      <w:r>
        <w:rPr>
          <w:rFonts w:ascii="Franklin Gothic" w:eastAsia="Franklin Gothic" w:hAnsi="Franklin Gothic" w:cs="Franklin Gothic"/>
        </w:rPr>
        <w:t>crontab</w:t>
      </w:r>
      <w:proofErr w:type="spellEnd"/>
      <w:r>
        <w:rPr>
          <w:rFonts w:ascii="Franklin Gothic" w:eastAsia="Franklin Gothic" w:hAnsi="Franklin Gothic" w:cs="Franklin Gothic"/>
        </w:rPr>
        <w:t xml:space="preserve">, con la secuencia </w:t>
      </w:r>
      <w:r w:rsidRPr="00663B45">
        <w:rPr>
          <w:rFonts w:ascii="Franklin Gothic" w:eastAsia="Franklin Gothic" w:hAnsi="Franklin Gothic" w:cs="Franklin Gothic"/>
          <w:b/>
          <w:bCs/>
          <w:i/>
          <w:iCs/>
        </w:rPr>
        <w:t>* 2 * * * /fichero.sh</w:t>
      </w:r>
      <w:r>
        <w:rPr>
          <w:rFonts w:ascii="Franklin Gothic" w:eastAsia="Franklin Gothic" w:hAnsi="Franklin Gothic" w:cs="Franklin Gothic"/>
        </w:rPr>
        <w:t xml:space="preserve"> se le está diciendo que todos los días a las 2 de  la mañana llame al fichero.sh (en este caso, a </w:t>
      </w:r>
      <w:r w:rsidRPr="00663B45">
        <w:rPr>
          <w:rFonts w:ascii="Franklin Gothic" w:eastAsia="Franklin Gothic" w:hAnsi="Franklin Gothic" w:cs="Franklin Gothic"/>
          <w:b/>
          <w:bCs/>
          <w:i/>
          <w:iCs/>
        </w:rPr>
        <w:t>/home/somo/practicas/PC2/Practica_2/autoupdater.sh</w:t>
      </w:r>
      <w:r>
        <w:rPr>
          <w:rFonts w:ascii="Franklin Gothic" w:eastAsia="Franklin Gothic" w:hAnsi="Franklin Gothic" w:cs="Franklin Gothic"/>
        </w:rPr>
        <w:t xml:space="preserve">). Y con </w:t>
      </w:r>
      <w:r w:rsidRPr="00663B45">
        <w:rPr>
          <w:rFonts w:ascii="Franklin Gothic" w:eastAsia="Franklin Gothic" w:hAnsi="Franklin Gothic" w:cs="Franklin Gothic"/>
          <w:b/>
          <w:bCs/>
          <w:i/>
          <w:iCs/>
        </w:rPr>
        <w:t>&gt;&gt; /home/somo/practicas/PC2/Practica_2/autoupdater.log</w:t>
      </w:r>
      <w:r>
        <w:rPr>
          <w:rFonts w:ascii="Franklin Gothic" w:eastAsia="Franklin Gothic" w:hAnsi="Franklin Gothic" w:cs="Franklin Gothic"/>
        </w:rPr>
        <w:t xml:space="preserve"> guardaremos un fichero .log de la llamada.</w:t>
      </w:r>
      <w:r>
        <w:rPr>
          <w:rFonts w:ascii="Franklin Gothic" w:eastAsia="Franklin Gothic" w:hAnsi="Franklin Gothic" w:cs="Franklin Gothic"/>
          <w:noProof/>
        </w:rPr>
        <w:drawing>
          <wp:inline distT="0" distB="0" distL="0" distR="0" wp14:anchorId="67BFB4A1" wp14:editId="019B1FB7">
            <wp:extent cx="6125977" cy="737591"/>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2919" cy="792609"/>
                    </a:xfrm>
                    <a:prstGeom prst="rect">
                      <a:avLst/>
                    </a:prstGeom>
                    <a:noFill/>
                  </pic:spPr>
                </pic:pic>
              </a:graphicData>
            </a:graphic>
          </wp:inline>
        </w:drawing>
      </w:r>
    </w:p>
    <w:p w14:paraId="3847B7F0" w14:textId="3A04A53E" w:rsidR="00663B45" w:rsidRPr="003A483E" w:rsidRDefault="00DD7918" w:rsidP="00663B45">
      <w:pPr>
        <w:jc w:val="center"/>
        <w:rPr>
          <w:rFonts w:ascii="Franklin Gothic" w:eastAsia="Franklin Gothic" w:hAnsi="Franklin Gothic" w:cs="Franklin Gothic"/>
        </w:rPr>
      </w:pPr>
      <w:r>
        <w:rPr>
          <w:rFonts w:ascii="Franklin Gothic" w:eastAsia="Franklin Gothic" w:hAnsi="Franklin Gothic" w:cs="Franklin Gothic"/>
          <w:noProof/>
        </w:rPr>
        <w:drawing>
          <wp:anchor distT="0" distB="0" distL="114300" distR="114300" simplePos="0" relativeHeight="251658240" behindDoc="1" locked="0" layoutInCell="1" allowOverlap="1" wp14:anchorId="521AA0B0" wp14:editId="642957F0">
            <wp:simplePos x="0" y="0"/>
            <wp:positionH relativeFrom="margin">
              <wp:align>left</wp:align>
            </wp:positionH>
            <wp:positionV relativeFrom="paragraph">
              <wp:posOffset>268605</wp:posOffset>
            </wp:positionV>
            <wp:extent cx="2378710" cy="1277620"/>
            <wp:effectExtent l="0" t="0" r="2540" b="0"/>
            <wp:wrapTight wrapText="bothSides">
              <wp:wrapPolygon edited="0">
                <wp:start x="0" y="0"/>
                <wp:lineTo x="0" y="21256"/>
                <wp:lineTo x="21450" y="21256"/>
                <wp:lineTo x="21450"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8710" cy="1277620"/>
                    </a:xfrm>
                    <a:prstGeom prst="rect">
                      <a:avLst/>
                    </a:prstGeom>
                    <a:noFill/>
                  </pic:spPr>
                </pic:pic>
              </a:graphicData>
            </a:graphic>
            <wp14:sizeRelH relativeFrom="margin">
              <wp14:pctWidth>0</wp14:pctWidth>
            </wp14:sizeRelH>
            <wp14:sizeRelV relativeFrom="margin">
              <wp14:pctHeight>0</wp14:pctHeight>
            </wp14:sizeRelV>
          </wp:anchor>
        </w:drawing>
      </w:r>
      <w:r w:rsidR="00663B45">
        <w:rPr>
          <w:rFonts w:ascii="Franklin Gothic" w:eastAsia="Franklin Gothic" w:hAnsi="Franklin Gothic" w:cs="Franklin Gothic"/>
          <w:noProof/>
        </w:rPr>
        <w:drawing>
          <wp:inline distT="0" distB="0" distL="0" distR="0" wp14:anchorId="64AA001F" wp14:editId="1B177F97">
            <wp:extent cx="3392502" cy="18288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4927" cy="1884014"/>
                    </a:xfrm>
                    <a:prstGeom prst="rect">
                      <a:avLst/>
                    </a:prstGeom>
                    <a:noFill/>
                  </pic:spPr>
                </pic:pic>
              </a:graphicData>
            </a:graphic>
          </wp:inline>
        </w:drawing>
      </w:r>
    </w:p>
    <w:p w14:paraId="32463C42" w14:textId="684B62C0" w:rsidR="003A483E" w:rsidRDefault="003A483E" w:rsidP="003A483E">
      <w:pPr>
        <w:pStyle w:val="Ttulo1"/>
        <w:jc w:val="both"/>
      </w:pPr>
      <w:bookmarkStart w:id="3" w:name="_Toc86177228"/>
      <w:r w:rsidRPr="008777CA">
        <w:t>2</w:t>
      </w:r>
      <w:r>
        <w:t xml:space="preserve">. Instala los paquetes </w:t>
      </w:r>
      <w:proofErr w:type="spellStart"/>
      <w:r>
        <w:t>slapd</w:t>
      </w:r>
      <w:proofErr w:type="spellEnd"/>
      <w:r>
        <w:t xml:space="preserve"> y </w:t>
      </w:r>
      <w:proofErr w:type="spellStart"/>
      <w:r>
        <w:t>ldap-utils</w:t>
      </w:r>
      <w:proofErr w:type="spellEnd"/>
      <w:r>
        <w:t>. Indica una breve descripción de qué contiene cada paquete.</w:t>
      </w:r>
      <w:bookmarkEnd w:id="3"/>
    </w:p>
    <w:p w14:paraId="2F185025" w14:textId="0B9714CA" w:rsidR="003D6E3E" w:rsidRDefault="003D6E3E" w:rsidP="003D6E3E">
      <w:pPr>
        <w:jc w:val="both"/>
      </w:pPr>
      <w:proofErr w:type="spellStart"/>
      <w:r w:rsidRPr="003D6E3E">
        <w:rPr>
          <w:b/>
          <w:bCs/>
          <w:i/>
          <w:iCs/>
        </w:rPr>
        <w:t>Slapd</w:t>
      </w:r>
      <w:proofErr w:type="spellEnd"/>
      <w:r>
        <w:t xml:space="preserve"> es un servidor de directorio LDAP (el primero que se creó) que se ejecuta en distintas plataformas, siendo LDAP un conjunto de protocolos de licencia abierta que son utilizados para acceder a la información que está almacenada de forma centralizada en una red. </w:t>
      </w:r>
    </w:p>
    <w:p w14:paraId="3E053943" w14:textId="2A1FA63C" w:rsidR="003D6E3E" w:rsidRPr="003D6E3E" w:rsidRDefault="003D6E3E" w:rsidP="003D6E3E">
      <w:pPr>
        <w:jc w:val="both"/>
      </w:pPr>
      <w:proofErr w:type="spellStart"/>
      <w:r w:rsidRPr="003D6E3E">
        <w:rPr>
          <w:b/>
          <w:bCs/>
          <w:i/>
          <w:iCs/>
        </w:rPr>
        <w:t>Ldap-utils</w:t>
      </w:r>
      <w:proofErr w:type="spellEnd"/>
      <w:r>
        <w:t xml:space="preserve"> por otro lado ofrece una serie de utilidades usadas para ejecutar </w:t>
      </w:r>
      <w:r w:rsidRPr="003D6E3E">
        <w:rPr>
          <w:i/>
          <w:iCs/>
        </w:rPr>
        <w:t>queries</w:t>
      </w:r>
      <w:r>
        <w:t xml:space="preserve"> en un servidor LDAP.</w:t>
      </w:r>
    </w:p>
    <w:p w14:paraId="4B827E5A" w14:textId="4296B18A" w:rsidR="003A483E" w:rsidRDefault="003A483E" w:rsidP="003A483E">
      <w:pPr>
        <w:pStyle w:val="Ttulo1"/>
        <w:jc w:val="both"/>
      </w:pPr>
      <w:bookmarkStart w:id="4" w:name="_Toc86177229"/>
      <w:r>
        <w:lastRenderedPageBreak/>
        <w:t xml:space="preserve">3. ¿Qué comando debemos ejecutar para relanzar la configuración de </w:t>
      </w:r>
      <w:proofErr w:type="spellStart"/>
      <w:r>
        <w:t>slapd</w:t>
      </w:r>
      <w:proofErr w:type="spellEnd"/>
      <w:r>
        <w:t>? Ejecútalo con la siguiente configuración:</w:t>
      </w:r>
      <w:bookmarkEnd w:id="4"/>
    </w:p>
    <w:p w14:paraId="3F40C6B5" w14:textId="77777777" w:rsidR="003A483E" w:rsidRPr="003A483E" w:rsidRDefault="003A483E" w:rsidP="003A483E">
      <w:pPr>
        <w:pStyle w:val="Prrafodelista"/>
        <w:numPr>
          <w:ilvl w:val="0"/>
          <w:numId w:val="11"/>
        </w:numPr>
        <w:rPr>
          <w:lang w:val="en-GB"/>
        </w:rPr>
      </w:pPr>
      <w:r w:rsidRPr="003A483E">
        <w:rPr>
          <w:lang w:val="en-GB"/>
        </w:rPr>
        <w:t xml:space="preserve">Omit </w:t>
      </w:r>
      <w:proofErr w:type="spellStart"/>
      <w:r w:rsidRPr="003A483E">
        <w:rPr>
          <w:lang w:val="en-GB"/>
        </w:rPr>
        <w:t>OpenLDAP</w:t>
      </w:r>
      <w:proofErr w:type="spellEnd"/>
      <w:r w:rsidRPr="003A483E">
        <w:rPr>
          <w:lang w:val="en-GB"/>
        </w:rPr>
        <w:t xml:space="preserve"> server configuration? No</w:t>
      </w:r>
    </w:p>
    <w:p w14:paraId="3313F4A2" w14:textId="75C6D574" w:rsidR="003A483E" w:rsidRPr="003A483E" w:rsidRDefault="003A483E" w:rsidP="003A483E">
      <w:pPr>
        <w:pStyle w:val="Prrafodelista"/>
        <w:numPr>
          <w:ilvl w:val="0"/>
          <w:numId w:val="11"/>
        </w:numPr>
        <w:rPr>
          <w:lang w:val="en-GB"/>
        </w:rPr>
      </w:pPr>
      <w:r w:rsidRPr="003A483E">
        <w:rPr>
          <w:lang w:val="en-GB"/>
        </w:rPr>
        <w:t>DNS domain name? practicas.administracionsistemas.com</w:t>
      </w:r>
    </w:p>
    <w:p w14:paraId="1F9CB8DB" w14:textId="3A8F0630" w:rsidR="003A483E" w:rsidRDefault="003A483E" w:rsidP="003A483E">
      <w:pPr>
        <w:pStyle w:val="Prrafodelista"/>
        <w:numPr>
          <w:ilvl w:val="0"/>
          <w:numId w:val="11"/>
        </w:numPr>
      </w:pPr>
      <w:proofErr w:type="spellStart"/>
      <w:r>
        <w:t>Organization</w:t>
      </w:r>
      <w:proofErr w:type="spellEnd"/>
      <w:r>
        <w:t xml:space="preserve"> </w:t>
      </w:r>
      <w:proofErr w:type="spellStart"/>
      <w:r>
        <w:t>name</w:t>
      </w:r>
      <w:proofErr w:type="spellEnd"/>
      <w:r>
        <w:t>? Tu nombre e inicial del primer apellido</w:t>
      </w:r>
    </w:p>
    <w:p w14:paraId="5A6C6068" w14:textId="6AFDE346" w:rsidR="003A483E" w:rsidRPr="003A483E" w:rsidRDefault="003A483E" w:rsidP="003A483E">
      <w:pPr>
        <w:pStyle w:val="Prrafodelista"/>
        <w:numPr>
          <w:ilvl w:val="0"/>
          <w:numId w:val="11"/>
        </w:numPr>
        <w:rPr>
          <w:lang w:val="en-GB"/>
        </w:rPr>
      </w:pPr>
      <w:r w:rsidRPr="003A483E">
        <w:rPr>
          <w:lang w:val="en-GB"/>
        </w:rPr>
        <w:t xml:space="preserve">Administrator password? </w:t>
      </w:r>
      <w:proofErr w:type="spellStart"/>
      <w:r w:rsidRPr="003A483E">
        <w:rPr>
          <w:lang w:val="en-GB"/>
        </w:rPr>
        <w:t>Indicar</w:t>
      </w:r>
      <w:proofErr w:type="spellEnd"/>
      <w:r w:rsidRPr="003A483E">
        <w:rPr>
          <w:lang w:val="en-GB"/>
        </w:rPr>
        <w:t xml:space="preserve"> la clave</w:t>
      </w:r>
    </w:p>
    <w:p w14:paraId="0ABB4E20" w14:textId="7FEF1F14" w:rsidR="003A483E" w:rsidRPr="003A483E" w:rsidRDefault="003A483E" w:rsidP="003A483E">
      <w:pPr>
        <w:pStyle w:val="Prrafodelista"/>
        <w:numPr>
          <w:ilvl w:val="0"/>
          <w:numId w:val="11"/>
        </w:numPr>
        <w:rPr>
          <w:lang w:val="en-GB"/>
        </w:rPr>
      </w:pPr>
      <w:r w:rsidRPr="003A483E">
        <w:rPr>
          <w:lang w:val="en-GB"/>
        </w:rPr>
        <w:t>Database backend? MDB</w:t>
      </w:r>
    </w:p>
    <w:p w14:paraId="722643FC" w14:textId="220141E1" w:rsidR="003A483E" w:rsidRPr="003A483E" w:rsidRDefault="003A483E" w:rsidP="003A483E">
      <w:pPr>
        <w:pStyle w:val="Prrafodelista"/>
        <w:numPr>
          <w:ilvl w:val="0"/>
          <w:numId w:val="11"/>
        </w:numPr>
        <w:rPr>
          <w:lang w:val="en-GB"/>
        </w:rPr>
      </w:pPr>
      <w:r w:rsidRPr="003A483E">
        <w:rPr>
          <w:lang w:val="en-GB"/>
        </w:rPr>
        <w:t xml:space="preserve">Remove the database when </w:t>
      </w:r>
      <w:proofErr w:type="spellStart"/>
      <w:r w:rsidRPr="003A483E">
        <w:rPr>
          <w:lang w:val="en-GB"/>
        </w:rPr>
        <w:t>slapd</w:t>
      </w:r>
      <w:proofErr w:type="spellEnd"/>
      <w:r w:rsidRPr="003A483E">
        <w:rPr>
          <w:lang w:val="en-GB"/>
        </w:rPr>
        <w:t xml:space="preserve"> is purged? No</w:t>
      </w:r>
    </w:p>
    <w:p w14:paraId="71CF2DE6" w14:textId="6F72CBCC" w:rsidR="003A483E" w:rsidRPr="003A483E" w:rsidRDefault="003A483E" w:rsidP="003A483E">
      <w:pPr>
        <w:pStyle w:val="Prrafodelista"/>
        <w:numPr>
          <w:ilvl w:val="0"/>
          <w:numId w:val="11"/>
        </w:numPr>
        <w:rPr>
          <w:lang w:val="en-GB"/>
        </w:rPr>
      </w:pPr>
      <w:r w:rsidRPr="003A483E">
        <w:rPr>
          <w:lang w:val="en-GB"/>
        </w:rPr>
        <w:t>Move old database? Yes</w:t>
      </w:r>
    </w:p>
    <w:p w14:paraId="586C14AB" w14:textId="2B2C46B3" w:rsidR="00960BFB" w:rsidRDefault="003A483E" w:rsidP="00960BFB">
      <w:pPr>
        <w:pStyle w:val="Prrafodelista"/>
        <w:numPr>
          <w:ilvl w:val="0"/>
          <w:numId w:val="11"/>
        </w:numPr>
        <w:rPr>
          <w:lang w:val="en-GB"/>
        </w:rPr>
      </w:pPr>
      <w:r w:rsidRPr="003A483E">
        <w:rPr>
          <w:lang w:val="en-GB"/>
        </w:rPr>
        <w:t>Allow LDAPv2 protocol? No</w:t>
      </w:r>
    </w:p>
    <w:p w14:paraId="5CA11399" w14:textId="3EFA05AF" w:rsidR="00960BFB" w:rsidRDefault="00960BFB" w:rsidP="00960BFB">
      <w:pPr>
        <w:rPr>
          <w:lang w:val="en-GB"/>
        </w:rPr>
      </w:pPr>
    </w:p>
    <w:p w14:paraId="18B8EC0F" w14:textId="6671F9D2" w:rsidR="00960BFB" w:rsidRDefault="00960BFB" w:rsidP="00960BFB">
      <w:r w:rsidRPr="00960BFB">
        <w:t xml:space="preserve">Para reconfigurar </w:t>
      </w:r>
      <w:proofErr w:type="spellStart"/>
      <w:r w:rsidRPr="00E2152D">
        <w:rPr>
          <w:b/>
          <w:bCs/>
          <w:i/>
          <w:iCs/>
        </w:rPr>
        <w:t>slapd</w:t>
      </w:r>
      <w:proofErr w:type="spellEnd"/>
      <w:r w:rsidRPr="00960BFB">
        <w:t>, hay que u</w:t>
      </w:r>
      <w:r>
        <w:t xml:space="preserve">tilizar el siguiente comando: </w:t>
      </w:r>
      <w:r w:rsidRPr="00960BFB">
        <w:rPr>
          <w:noProof/>
        </w:rPr>
        <w:drawing>
          <wp:inline distT="0" distB="0" distL="0" distR="0" wp14:anchorId="681495DA" wp14:editId="763B928C">
            <wp:extent cx="5964555" cy="727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4555" cy="727075"/>
                    </a:xfrm>
                    <a:prstGeom prst="rect">
                      <a:avLst/>
                    </a:prstGeom>
                  </pic:spPr>
                </pic:pic>
              </a:graphicData>
            </a:graphic>
          </wp:inline>
        </w:drawing>
      </w:r>
    </w:p>
    <w:p w14:paraId="6D0F0A52" w14:textId="4DF8DF26" w:rsidR="001C4E2D" w:rsidRDefault="001C4E2D" w:rsidP="00960BFB">
      <w:pPr>
        <w:rPr>
          <w:noProof/>
        </w:rPr>
      </w:pPr>
      <w:r>
        <w:rPr>
          <w:noProof/>
        </w:rPr>
        <w:t xml:space="preserve">Cabe mencionar que con </w:t>
      </w:r>
      <w:r w:rsidRPr="00C960FD">
        <w:rPr>
          <w:b/>
          <w:bCs/>
          <w:i/>
          <w:iCs/>
          <w:noProof/>
        </w:rPr>
        <w:t>sudo slapcat</w:t>
      </w:r>
      <w:r>
        <w:rPr>
          <w:noProof/>
        </w:rPr>
        <w:t xml:space="preserve"> podemos ver la configuración actual de </w:t>
      </w:r>
      <w:r w:rsidR="00C960FD">
        <w:rPr>
          <w:noProof/>
        </w:rPr>
        <w:t>slapd</w:t>
      </w:r>
      <w:r w:rsidR="00C960FD" w:rsidRPr="00C960FD">
        <w:rPr>
          <w:noProof/>
        </w:rPr>
        <w:t>:</w:t>
      </w:r>
    </w:p>
    <w:p w14:paraId="5F95922A" w14:textId="234A2C54" w:rsidR="00C960FD" w:rsidRPr="00C960FD" w:rsidRDefault="00C960FD" w:rsidP="00960BFB">
      <w:pPr>
        <w:rPr>
          <w:noProof/>
        </w:rPr>
      </w:pPr>
      <w:r w:rsidRPr="00C960FD">
        <w:rPr>
          <w:noProof/>
        </w:rPr>
        <w:drawing>
          <wp:inline distT="0" distB="0" distL="0" distR="0" wp14:anchorId="6F93489C" wp14:editId="26C1B4EC">
            <wp:extent cx="5957625" cy="5307505"/>
            <wp:effectExtent l="0" t="0" r="508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1339" cy="5417719"/>
                    </a:xfrm>
                    <a:prstGeom prst="rect">
                      <a:avLst/>
                    </a:prstGeom>
                  </pic:spPr>
                </pic:pic>
              </a:graphicData>
            </a:graphic>
          </wp:inline>
        </w:drawing>
      </w:r>
    </w:p>
    <w:p w14:paraId="01C37AC0" w14:textId="3F79539E" w:rsidR="00960BFB" w:rsidRDefault="00960BFB" w:rsidP="00960BFB">
      <w:pPr>
        <w:pStyle w:val="Ttulo1"/>
        <w:jc w:val="both"/>
      </w:pPr>
      <w:bookmarkStart w:id="5" w:name="_Toc86177230"/>
      <w:r>
        <w:lastRenderedPageBreak/>
        <w:t xml:space="preserve">4. Por defecto el firewall de Ubuntu </w:t>
      </w:r>
      <w:proofErr w:type="spellStart"/>
      <w:r>
        <w:t>ufw</w:t>
      </w:r>
      <w:proofErr w:type="spellEnd"/>
      <w:r>
        <w:t xml:space="preserve"> bloquea las conexiones, ¿qué comando debes ejecutar para habilitarlas? ¿Qué otras opciones de </w:t>
      </w:r>
      <w:proofErr w:type="spellStart"/>
      <w:r>
        <w:t>ufw</w:t>
      </w:r>
      <w:proofErr w:type="spellEnd"/>
      <w:r>
        <w:t xml:space="preserve"> consideras interesantes?</w:t>
      </w:r>
      <w:bookmarkEnd w:id="5"/>
    </w:p>
    <w:p w14:paraId="2C89AF83" w14:textId="71E3FEBA" w:rsidR="001C4E2D" w:rsidRPr="001C4E2D" w:rsidRDefault="001C4E2D" w:rsidP="001C4E2D">
      <w:r>
        <w:t xml:space="preserve">Para permitir las conexiones de LDAP hay que primero, activar </w:t>
      </w:r>
      <w:proofErr w:type="spellStart"/>
      <w:r>
        <w:t>ufw</w:t>
      </w:r>
      <w:proofErr w:type="spellEnd"/>
      <w:r>
        <w:t xml:space="preserve"> con </w:t>
      </w:r>
      <w:r w:rsidRPr="001C4E2D">
        <w:rPr>
          <w:b/>
          <w:bCs/>
          <w:i/>
          <w:iCs/>
        </w:rPr>
        <w:t xml:space="preserve">sudo </w:t>
      </w:r>
      <w:proofErr w:type="spellStart"/>
      <w:r w:rsidRPr="001C4E2D">
        <w:rPr>
          <w:b/>
          <w:bCs/>
          <w:i/>
          <w:iCs/>
        </w:rPr>
        <w:t>ufw</w:t>
      </w:r>
      <w:proofErr w:type="spellEnd"/>
      <w:r w:rsidRPr="001C4E2D">
        <w:rPr>
          <w:b/>
          <w:bCs/>
          <w:i/>
          <w:iCs/>
        </w:rPr>
        <w:t xml:space="preserve"> </w:t>
      </w:r>
      <w:proofErr w:type="spellStart"/>
      <w:r w:rsidRPr="001C4E2D">
        <w:rPr>
          <w:b/>
          <w:bCs/>
          <w:i/>
          <w:iCs/>
        </w:rPr>
        <w:t>enable</w:t>
      </w:r>
      <w:proofErr w:type="spellEnd"/>
      <w:r>
        <w:t xml:space="preserve"> y segundo añadir las conexiones de LDAP con sudo </w:t>
      </w:r>
      <w:proofErr w:type="spellStart"/>
      <w:r w:rsidRPr="001C4E2D">
        <w:rPr>
          <w:b/>
          <w:bCs/>
          <w:i/>
          <w:iCs/>
        </w:rPr>
        <w:t>ufw</w:t>
      </w:r>
      <w:proofErr w:type="spellEnd"/>
      <w:r w:rsidRPr="001C4E2D">
        <w:rPr>
          <w:b/>
          <w:bCs/>
          <w:i/>
          <w:iCs/>
        </w:rPr>
        <w:t xml:space="preserve"> </w:t>
      </w:r>
      <w:proofErr w:type="spellStart"/>
      <w:r w:rsidRPr="001C4E2D">
        <w:rPr>
          <w:b/>
          <w:bCs/>
          <w:i/>
          <w:iCs/>
        </w:rPr>
        <w:t>allow</w:t>
      </w:r>
      <w:proofErr w:type="spellEnd"/>
      <w:r w:rsidRPr="001C4E2D">
        <w:rPr>
          <w:b/>
          <w:bCs/>
          <w:i/>
          <w:iCs/>
        </w:rPr>
        <w:t xml:space="preserve"> “</w:t>
      </w:r>
      <w:proofErr w:type="spellStart"/>
      <w:r w:rsidRPr="001C4E2D">
        <w:rPr>
          <w:b/>
          <w:bCs/>
          <w:i/>
          <w:iCs/>
        </w:rPr>
        <w:t>openLDAP</w:t>
      </w:r>
      <w:proofErr w:type="spellEnd"/>
      <w:r w:rsidRPr="001C4E2D">
        <w:rPr>
          <w:b/>
          <w:bCs/>
          <w:i/>
          <w:iCs/>
        </w:rPr>
        <w:t xml:space="preserve"> LDAP”</w:t>
      </w:r>
      <w:r>
        <w:t xml:space="preserve"> </w:t>
      </w:r>
      <w:r w:rsidRPr="001C4E2D">
        <w:t>:</w:t>
      </w:r>
      <w:r>
        <w:t xml:space="preserve"> </w:t>
      </w:r>
    </w:p>
    <w:p w14:paraId="2CD1B5F2" w14:textId="40A9234F" w:rsidR="001C4E2D" w:rsidRPr="001C4E2D" w:rsidRDefault="004803CF" w:rsidP="001C4E2D">
      <w:r w:rsidRPr="004803CF">
        <w:drawing>
          <wp:inline distT="0" distB="0" distL="0" distR="0" wp14:anchorId="0D0DB9B3" wp14:editId="6299C861">
            <wp:extent cx="5964555" cy="619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555" cy="619760"/>
                    </a:xfrm>
                    <a:prstGeom prst="rect">
                      <a:avLst/>
                    </a:prstGeom>
                  </pic:spPr>
                </pic:pic>
              </a:graphicData>
            </a:graphic>
          </wp:inline>
        </w:drawing>
      </w:r>
      <w:r w:rsidRPr="004803CF">
        <w:t xml:space="preserve"> </w:t>
      </w:r>
      <w:r w:rsidRPr="004803CF">
        <w:drawing>
          <wp:inline distT="0" distB="0" distL="0" distR="0" wp14:anchorId="18847946" wp14:editId="7AF6B8EE">
            <wp:extent cx="5964555" cy="410146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64555" cy="4101465"/>
                    </a:xfrm>
                    <a:prstGeom prst="rect">
                      <a:avLst/>
                    </a:prstGeom>
                  </pic:spPr>
                </pic:pic>
              </a:graphicData>
            </a:graphic>
          </wp:inline>
        </w:drawing>
      </w:r>
    </w:p>
    <w:p w14:paraId="0683E29B" w14:textId="52B00FE5" w:rsidR="00960BFB" w:rsidRDefault="00960BFB" w:rsidP="00960BFB"/>
    <w:p w14:paraId="475E9471" w14:textId="0ABB1E43" w:rsidR="001C4E2D" w:rsidRDefault="001C4E2D" w:rsidP="001C4E2D">
      <w:pPr>
        <w:jc w:val="both"/>
      </w:pPr>
      <w:r>
        <w:t xml:space="preserve">En cuanto a más opciones interesantes, </w:t>
      </w:r>
      <w:r w:rsidRPr="001C4E2D">
        <w:rPr>
          <w:b/>
          <w:bCs/>
        </w:rPr>
        <w:t xml:space="preserve">sudo </w:t>
      </w:r>
      <w:proofErr w:type="spellStart"/>
      <w:r w:rsidRPr="001C4E2D">
        <w:rPr>
          <w:b/>
          <w:bCs/>
        </w:rPr>
        <w:t>ufw</w:t>
      </w:r>
      <w:proofErr w:type="spellEnd"/>
      <w:r w:rsidRPr="001C4E2D">
        <w:rPr>
          <w:b/>
          <w:bCs/>
        </w:rPr>
        <w:t xml:space="preserve"> status </w:t>
      </w:r>
      <w:proofErr w:type="spellStart"/>
      <w:r w:rsidRPr="001C4E2D">
        <w:rPr>
          <w:b/>
          <w:bCs/>
        </w:rPr>
        <w:t>verbose</w:t>
      </w:r>
      <w:proofErr w:type="spellEnd"/>
      <w:r>
        <w:t xml:space="preserve"> nos muestra todas las conexiones activas , en mi caso, están además de </w:t>
      </w:r>
      <w:r w:rsidRPr="001C4E2D">
        <w:rPr>
          <w:b/>
          <w:bCs/>
          <w:i/>
          <w:iCs/>
        </w:rPr>
        <w:t>LDAP</w:t>
      </w:r>
      <w:r>
        <w:t xml:space="preserve"> las conexiones </w:t>
      </w:r>
      <w:proofErr w:type="spellStart"/>
      <w:r w:rsidRPr="001C4E2D">
        <w:rPr>
          <w:b/>
          <w:bCs/>
          <w:i/>
          <w:iCs/>
        </w:rPr>
        <w:t>ssh</w:t>
      </w:r>
      <w:proofErr w:type="spellEnd"/>
      <w:r w:rsidR="004803CF">
        <w:t xml:space="preserve"> y </w:t>
      </w:r>
      <w:r w:rsidR="004803CF" w:rsidRPr="004803CF">
        <w:rPr>
          <w:b/>
          <w:bCs/>
          <w:i/>
          <w:iCs/>
        </w:rPr>
        <w:t>Apache</w:t>
      </w:r>
      <w:r w:rsidR="004803CF">
        <w:t>, entre otras</w:t>
      </w:r>
      <w:r>
        <w:t xml:space="preserve">. También se pueden listar su id correspondiente mediante </w:t>
      </w:r>
      <w:r w:rsidRPr="001C4E2D">
        <w:rPr>
          <w:b/>
          <w:bCs/>
          <w:i/>
          <w:iCs/>
        </w:rPr>
        <w:t xml:space="preserve">sudo </w:t>
      </w:r>
      <w:proofErr w:type="spellStart"/>
      <w:r w:rsidRPr="001C4E2D">
        <w:rPr>
          <w:b/>
          <w:bCs/>
          <w:i/>
          <w:iCs/>
        </w:rPr>
        <w:t>ufw</w:t>
      </w:r>
      <w:proofErr w:type="spellEnd"/>
      <w:r w:rsidRPr="001C4E2D">
        <w:rPr>
          <w:b/>
          <w:bCs/>
          <w:i/>
          <w:iCs/>
        </w:rPr>
        <w:t xml:space="preserve"> status </w:t>
      </w:r>
      <w:proofErr w:type="spellStart"/>
      <w:r w:rsidRPr="001C4E2D">
        <w:rPr>
          <w:b/>
          <w:bCs/>
          <w:i/>
          <w:iCs/>
        </w:rPr>
        <w:t>numbered</w:t>
      </w:r>
      <w:proofErr w:type="spellEnd"/>
      <w:r>
        <w:t xml:space="preserve">, para poder eliminarlos si se desea usando </w:t>
      </w:r>
      <w:r w:rsidRPr="001C4E2D">
        <w:rPr>
          <w:b/>
          <w:bCs/>
        </w:rPr>
        <w:t xml:space="preserve">sudo </w:t>
      </w:r>
      <w:proofErr w:type="spellStart"/>
      <w:r w:rsidRPr="001C4E2D">
        <w:rPr>
          <w:b/>
          <w:bCs/>
        </w:rPr>
        <w:t>ufw</w:t>
      </w:r>
      <w:proofErr w:type="spellEnd"/>
      <w:r w:rsidRPr="001C4E2D">
        <w:rPr>
          <w:b/>
          <w:bCs/>
        </w:rPr>
        <w:t xml:space="preserve"> </w:t>
      </w:r>
      <w:proofErr w:type="spellStart"/>
      <w:r w:rsidRPr="001C4E2D">
        <w:rPr>
          <w:b/>
          <w:bCs/>
        </w:rPr>
        <w:t>delete</w:t>
      </w:r>
      <w:proofErr w:type="spellEnd"/>
      <w:r w:rsidRPr="001C4E2D">
        <w:rPr>
          <w:b/>
          <w:bCs/>
        </w:rPr>
        <w:t xml:space="preserve"> </w:t>
      </w:r>
      <w:r w:rsidRPr="001C4E2D">
        <w:rPr>
          <w:b/>
          <w:bCs/>
          <w:i/>
          <w:iCs/>
        </w:rPr>
        <w:t>id</w:t>
      </w:r>
      <w:r>
        <w:t xml:space="preserve">, siendo id el número correspondiente. </w:t>
      </w:r>
    </w:p>
    <w:p w14:paraId="5C083366" w14:textId="41A8A8FF" w:rsidR="00C960FD" w:rsidRDefault="00C960FD" w:rsidP="001C4E2D">
      <w:pPr>
        <w:jc w:val="both"/>
      </w:pPr>
    </w:p>
    <w:p w14:paraId="229D962B" w14:textId="1AB366B2" w:rsidR="00C960FD" w:rsidRDefault="00C960FD" w:rsidP="00C960FD">
      <w:pPr>
        <w:pStyle w:val="Ttulo1"/>
        <w:jc w:val="both"/>
      </w:pPr>
      <w:bookmarkStart w:id="6" w:name="_Toc86177231"/>
      <w:r>
        <w:lastRenderedPageBreak/>
        <w:t xml:space="preserve">5. Instala los paquetes apache2 php7.3. ¿Cuáles son las principales novedades de </w:t>
      </w:r>
      <w:proofErr w:type="spellStart"/>
      <w:r>
        <w:t>php</w:t>
      </w:r>
      <w:proofErr w:type="spellEnd"/>
      <w:r>
        <w:t xml:space="preserve"> 7 frente a versiones anteriores?</w:t>
      </w:r>
      <w:bookmarkEnd w:id="6"/>
    </w:p>
    <w:p w14:paraId="0D89710D" w14:textId="77777777" w:rsidR="00C960FD" w:rsidRPr="00C960FD" w:rsidRDefault="00C960FD" w:rsidP="00C960FD">
      <w:pPr>
        <w:jc w:val="both"/>
      </w:pPr>
      <w:r>
        <w:t xml:space="preserve">Para habilitar módulos en apache2, hay que hacer uso del comando a2enmod usando sudo a2enmod </w:t>
      </w:r>
      <w:proofErr w:type="spellStart"/>
      <w:r>
        <w:t>módulo_a</w:t>
      </w:r>
      <w:r w:rsidRPr="00C960FD">
        <w:t>_</w:t>
      </w:r>
      <w:r>
        <w:t>habilitar</w:t>
      </w:r>
      <w:proofErr w:type="spellEnd"/>
      <w:r>
        <w:t>. Como se pide habilitar php7.3, primero se añadir el repositorio de dicho módulo mediante</w:t>
      </w:r>
      <w:r w:rsidRPr="00C960FD">
        <w:t>:</w:t>
      </w:r>
    </w:p>
    <w:p w14:paraId="684BFD66" w14:textId="412DBACC" w:rsidR="00C960FD" w:rsidRPr="005A57AE" w:rsidRDefault="00C960FD" w:rsidP="00C960FD">
      <w:pPr>
        <w:pStyle w:val="Prrafodelista"/>
        <w:numPr>
          <w:ilvl w:val="0"/>
          <w:numId w:val="12"/>
        </w:numPr>
        <w:jc w:val="both"/>
        <w:rPr>
          <w:lang w:val="en-GB"/>
        </w:rPr>
      </w:pPr>
      <w:proofErr w:type="spellStart"/>
      <w:r w:rsidRPr="005A57AE">
        <w:rPr>
          <w:b/>
          <w:bCs/>
          <w:i/>
          <w:iCs/>
          <w:lang w:val="en-GB"/>
        </w:rPr>
        <w:t>sudo</w:t>
      </w:r>
      <w:proofErr w:type="spellEnd"/>
      <w:r w:rsidRPr="005A57AE">
        <w:rPr>
          <w:b/>
          <w:bCs/>
          <w:i/>
          <w:iCs/>
          <w:lang w:val="en-GB"/>
        </w:rPr>
        <w:t xml:space="preserve"> add-apt-repository </w:t>
      </w:r>
      <w:proofErr w:type="spellStart"/>
      <w:r w:rsidRPr="005A57AE">
        <w:rPr>
          <w:b/>
          <w:bCs/>
          <w:i/>
          <w:iCs/>
          <w:lang w:val="en-GB"/>
        </w:rPr>
        <w:t>ppa:ondrej</w:t>
      </w:r>
      <w:proofErr w:type="spellEnd"/>
      <w:r w:rsidRPr="005A57AE">
        <w:rPr>
          <w:b/>
          <w:bCs/>
          <w:i/>
          <w:iCs/>
          <w:lang w:val="en-GB"/>
        </w:rPr>
        <w:t>/php</w:t>
      </w:r>
      <w:r w:rsidRPr="005A57AE">
        <w:rPr>
          <w:lang w:val="en-GB"/>
        </w:rPr>
        <w:t xml:space="preserve"> </w:t>
      </w:r>
    </w:p>
    <w:p w14:paraId="1263E992" w14:textId="174A2C0D" w:rsidR="00C960FD" w:rsidRDefault="0057574E" w:rsidP="00C960FD">
      <w:pPr>
        <w:jc w:val="both"/>
      </w:pPr>
      <w:r w:rsidRPr="0057574E">
        <w:rPr>
          <w:noProof/>
        </w:rPr>
        <w:drawing>
          <wp:inline distT="0" distB="0" distL="0" distR="0" wp14:anchorId="4AEEC248" wp14:editId="20166C6C">
            <wp:extent cx="5964555" cy="4565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4555" cy="456565"/>
                    </a:xfrm>
                    <a:prstGeom prst="rect">
                      <a:avLst/>
                    </a:prstGeom>
                  </pic:spPr>
                </pic:pic>
              </a:graphicData>
            </a:graphic>
          </wp:inline>
        </w:drawing>
      </w:r>
    </w:p>
    <w:p w14:paraId="1388A6C6" w14:textId="77777777" w:rsidR="0057574E" w:rsidRDefault="0057574E" w:rsidP="00C960FD">
      <w:pPr>
        <w:jc w:val="both"/>
      </w:pPr>
    </w:p>
    <w:p w14:paraId="079A490D" w14:textId="7F217260" w:rsidR="00C960FD" w:rsidRPr="00C960FD" w:rsidRDefault="00C960FD" w:rsidP="00C960FD">
      <w:pPr>
        <w:jc w:val="both"/>
      </w:pPr>
      <w:r>
        <w:t xml:space="preserve">Para instalar todos los paquetes de php7.3: </w:t>
      </w:r>
    </w:p>
    <w:p w14:paraId="5ECCBC8D" w14:textId="7FC488A3" w:rsidR="00C960FD" w:rsidRDefault="00C960FD" w:rsidP="00C960FD">
      <w:pPr>
        <w:pStyle w:val="Prrafodelista"/>
        <w:numPr>
          <w:ilvl w:val="0"/>
          <w:numId w:val="12"/>
        </w:numPr>
        <w:jc w:val="both"/>
      </w:pPr>
      <w:r w:rsidRPr="00C960FD">
        <w:rPr>
          <w:b/>
          <w:bCs/>
          <w:i/>
          <w:iCs/>
        </w:rPr>
        <w:t xml:space="preserve">sudo </w:t>
      </w:r>
      <w:proofErr w:type="spellStart"/>
      <w:r w:rsidRPr="00C960FD">
        <w:rPr>
          <w:b/>
          <w:bCs/>
          <w:i/>
          <w:iCs/>
        </w:rPr>
        <w:t>apt-get</w:t>
      </w:r>
      <w:proofErr w:type="spellEnd"/>
      <w:r w:rsidRPr="00C960FD">
        <w:rPr>
          <w:b/>
          <w:bCs/>
          <w:i/>
          <w:iCs/>
        </w:rPr>
        <w:t xml:space="preserve"> </w:t>
      </w:r>
      <w:proofErr w:type="spellStart"/>
      <w:r w:rsidRPr="00C960FD">
        <w:rPr>
          <w:b/>
          <w:bCs/>
          <w:i/>
          <w:iCs/>
        </w:rPr>
        <w:t>install</w:t>
      </w:r>
      <w:proofErr w:type="spellEnd"/>
      <w:r w:rsidRPr="00C960FD">
        <w:rPr>
          <w:b/>
          <w:bCs/>
          <w:i/>
          <w:iCs/>
        </w:rPr>
        <w:t xml:space="preserve"> php7.3 php7.3-cli php7.3-mysql php7.3-Gd php7.3-imagick php7.3-recode php7.3-tidy php7.3-xmlrpc php7.3-common php7.3-curl php7.3-mbstring php7.3-xml php7.3-bcmath php7.3-bz2 php7.3-intl php7.3-json php7.3-readline php7.3-Zip</w:t>
      </w:r>
      <w:r>
        <w:t xml:space="preserve">. </w:t>
      </w:r>
    </w:p>
    <w:p w14:paraId="31BAE2D5" w14:textId="2ABBD0F4" w:rsidR="0057574E" w:rsidRDefault="0057574E" w:rsidP="0057574E">
      <w:pPr>
        <w:jc w:val="both"/>
      </w:pPr>
      <w:r w:rsidRPr="0057574E">
        <w:rPr>
          <w:noProof/>
        </w:rPr>
        <w:drawing>
          <wp:inline distT="0" distB="0" distL="0" distR="0" wp14:anchorId="024BF996" wp14:editId="5AEBA9FC">
            <wp:extent cx="5964555" cy="13144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555" cy="1314450"/>
                    </a:xfrm>
                    <a:prstGeom prst="rect">
                      <a:avLst/>
                    </a:prstGeom>
                  </pic:spPr>
                </pic:pic>
              </a:graphicData>
            </a:graphic>
          </wp:inline>
        </w:drawing>
      </w:r>
    </w:p>
    <w:p w14:paraId="3527929A" w14:textId="77777777" w:rsidR="00C960FD" w:rsidRDefault="00C960FD" w:rsidP="00C960FD">
      <w:pPr>
        <w:jc w:val="both"/>
      </w:pPr>
    </w:p>
    <w:p w14:paraId="234C38E6" w14:textId="3CD35763" w:rsidR="00C960FD" w:rsidRDefault="00C960FD" w:rsidP="00C960FD">
      <w:pPr>
        <w:jc w:val="both"/>
      </w:pPr>
      <w:r>
        <w:t xml:space="preserve">Para el módulo: </w:t>
      </w:r>
    </w:p>
    <w:p w14:paraId="0A2DF941" w14:textId="4945CF34" w:rsidR="00C960FD" w:rsidRPr="0057574E" w:rsidRDefault="00C960FD" w:rsidP="00C960FD">
      <w:pPr>
        <w:pStyle w:val="Prrafodelista"/>
        <w:numPr>
          <w:ilvl w:val="0"/>
          <w:numId w:val="12"/>
        </w:numPr>
        <w:jc w:val="both"/>
      </w:pPr>
      <w:r>
        <w:t xml:space="preserve">Luego </w:t>
      </w:r>
      <w:r w:rsidRPr="00C960FD">
        <w:rPr>
          <w:b/>
          <w:bCs/>
          <w:i/>
          <w:iCs/>
        </w:rPr>
        <w:t xml:space="preserve">sudo </w:t>
      </w:r>
      <w:proofErr w:type="spellStart"/>
      <w:r w:rsidRPr="00C960FD">
        <w:rPr>
          <w:b/>
          <w:bCs/>
          <w:i/>
          <w:iCs/>
        </w:rPr>
        <w:t>apt</w:t>
      </w:r>
      <w:proofErr w:type="spellEnd"/>
      <w:r w:rsidRPr="00C960FD">
        <w:rPr>
          <w:b/>
          <w:bCs/>
          <w:i/>
          <w:iCs/>
        </w:rPr>
        <w:t xml:space="preserve"> </w:t>
      </w:r>
      <w:proofErr w:type="spellStart"/>
      <w:r w:rsidRPr="00C960FD">
        <w:rPr>
          <w:b/>
          <w:bCs/>
          <w:i/>
          <w:iCs/>
        </w:rPr>
        <w:t>install</w:t>
      </w:r>
      <w:proofErr w:type="spellEnd"/>
      <w:r w:rsidRPr="00C960FD">
        <w:rPr>
          <w:b/>
          <w:bCs/>
          <w:i/>
          <w:iCs/>
        </w:rPr>
        <w:t xml:space="preserve"> libapache2-mod-php7.3 </w:t>
      </w:r>
    </w:p>
    <w:p w14:paraId="7BCB57CD" w14:textId="00FBA1D8" w:rsidR="0057574E" w:rsidRDefault="0057574E" w:rsidP="0057574E">
      <w:pPr>
        <w:jc w:val="both"/>
      </w:pPr>
      <w:r w:rsidRPr="0057574E">
        <w:rPr>
          <w:noProof/>
        </w:rPr>
        <w:drawing>
          <wp:inline distT="0" distB="0" distL="0" distR="0" wp14:anchorId="4A8AE197" wp14:editId="7D820B62">
            <wp:extent cx="5964555" cy="868045"/>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4555" cy="868045"/>
                    </a:xfrm>
                    <a:prstGeom prst="rect">
                      <a:avLst/>
                    </a:prstGeom>
                  </pic:spPr>
                </pic:pic>
              </a:graphicData>
            </a:graphic>
          </wp:inline>
        </w:drawing>
      </w:r>
    </w:p>
    <w:p w14:paraId="507C9D08" w14:textId="77777777" w:rsidR="0057574E" w:rsidRDefault="0057574E" w:rsidP="0057574E">
      <w:pPr>
        <w:jc w:val="both"/>
      </w:pPr>
    </w:p>
    <w:p w14:paraId="162AD988" w14:textId="1D164E6C" w:rsidR="0057574E" w:rsidRPr="00C960FD" w:rsidRDefault="0057574E" w:rsidP="0057574E">
      <w:pPr>
        <w:jc w:val="both"/>
      </w:pPr>
      <w:r>
        <w:t>Para activarlo en apache2:</w:t>
      </w:r>
    </w:p>
    <w:p w14:paraId="3D6D5778" w14:textId="21901886" w:rsidR="0057574E" w:rsidRDefault="00C960FD" w:rsidP="007D5253">
      <w:pPr>
        <w:pStyle w:val="Prrafodelista"/>
        <w:numPr>
          <w:ilvl w:val="0"/>
          <w:numId w:val="12"/>
        </w:numPr>
        <w:jc w:val="both"/>
      </w:pPr>
      <w:r w:rsidRPr="0057574E">
        <w:rPr>
          <w:b/>
          <w:bCs/>
          <w:i/>
          <w:iCs/>
        </w:rPr>
        <w:t>sudo a2enmod php7.3</w:t>
      </w:r>
    </w:p>
    <w:p w14:paraId="300994C3" w14:textId="2408B9C9" w:rsidR="0057574E" w:rsidRDefault="0057574E" w:rsidP="0057574E">
      <w:pPr>
        <w:jc w:val="both"/>
      </w:pPr>
      <w:r w:rsidRPr="0057574E">
        <w:rPr>
          <w:noProof/>
        </w:rPr>
        <w:drawing>
          <wp:inline distT="0" distB="0" distL="0" distR="0" wp14:anchorId="7DCC1880" wp14:editId="512FE909">
            <wp:extent cx="5964555" cy="10102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555" cy="1010285"/>
                    </a:xfrm>
                    <a:prstGeom prst="rect">
                      <a:avLst/>
                    </a:prstGeom>
                  </pic:spPr>
                </pic:pic>
              </a:graphicData>
            </a:graphic>
          </wp:inline>
        </w:drawing>
      </w:r>
    </w:p>
    <w:p w14:paraId="0B6ACA8B" w14:textId="77777777" w:rsidR="0057574E" w:rsidRDefault="0057574E" w:rsidP="0057574E">
      <w:pPr>
        <w:jc w:val="both"/>
      </w:pPr>
    </w:p>
    <w:p w14:paraId="7E680969" w14:textId="49E9A86A" w:rsidR="00C960FD" w:rsidRDefault="0057574E" w:rsidP="0057574E">
      <w:pPr>
        <w:jc w:val="both"/>
        <w:rPr>
          <w:noProof/>
        </w:rPr>
      </w:pPr>
      <w:r>
        <w:t xml:space="preserve">Finalmente, y como pide el mismo apache, </w:t>
      </w:r>
      <w:r w:rsidRPr="0057574E">
        <w:rPr>
          <w:b/>
          <w:bCs/>
          <w:i/>
          <w:iCs/>
        </w:rPr>
        <w:t>sudo</w:t>
      </w:r>
      <w:r>
        <w:t xml:space="preserve"> </w:t>
      </w:r>
      <w:proofErr w:type="spellStart"/>
      <w:r w:rsidRPr="0057574E">
        <w:rPr>
          <w:b/>
          <w:bCs/>
          <w:i/>
          <w:iCs/>
        </w:rPr>
        <w:t>systemctl</w:t>
      </w:r>
      <w:proofErr w:type="spellEnd"/>
      <w:r w:rsidRPr="0057574E">
        <w:rPr>
          <w:b/>
          <w:bCs/>
          <w:i/>
          <w:iCs/>
        </w:rPr>
        <w:t xml:space="preserve"> </w:t>
      </w:r>
      <w:proofErr w:type="spellStart"/>
      <w:r w:rsidRPr="0057574E">
        <w:rPr>
          <w:b/>
          <w:bCs/>
          <w:i/>
          <w:iCs/>
        </w:rPr>
        <w:t>restart</w:t>
      </w:r>
      <w:proofErr w:type="spellEnd"/>
      <w:r w:rsidRPr="0057574E">
        <w:rPr>
          <w:b/>
          <w:bCs/>
          <w:i/>
          <w:iCs/>
        </w:rPr>
        <w:t xml:space="preserve"> apache2</w:t>
      </w:r>
      <w:r>
        <w:t xml:space="preserve"> para reiniciar apache.</w:t>
      </w:r>
      <w:r w:rsidRPr="0057574E">
        <w:rPr>
          <w:noProof/>
        </w:rPr>
        <w:t xml:space="preserve"> </w:t>
      </w:r>
      <w:r w:rsidRPr="0057574E">
        <w:rPr>
          <w:noProof/>
        </w:rPr>
        <w:drawing>
          <wp:inline distT="0" distB="0" distL="0" distR="0" wp14:anchorId="02F97C76" wp14:editId="0DC49736">
            <wp:extent cx="5964555" cy="4629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4555" cy="462915"/>
                    </a:xfrm>
                    <a:prstGeom prst="rect">
                      <a:avLst/>
                    </a:prstGeom>
                  </pic:spPr>
                </pic:pic>
              </a:graphicData>
            </a:graphic>
          </wp:inline>
        </w:drawing>
      </w:r>
    </w:p>
    <w:p w14:paraId="23EED462" w14:textId="1C568055" w:rsidR="0057574E" w:rsidRDefault="0057574E" w:rsidP="0057574E">
      <w:pPr>
        <w:jc w:val="both"/>
        <w:rPr>
          <w:noProof/>
        </w:rPr>
      </w:pPr>
    </w:p>
    <w:p w14:paraId="3D85F05B" w14:textId="5662A4BB" w:rsidR="0057574E" w:rsidRDefault="0057574E" w:rsidP="0057574E">
      <w:pPr>
        <w:jc w:val="both"/>
        <w:rPr>
          <w:noProof/>
        </w:rPr>
      </w:pPr>
    </w:p>
    <w:p w14:paraId="4A3D342A" w14:textId="77777777" w:rsidR="00FF47EC" w:rsidRDefault="0057574E" w:rsidP="0057574E">
      <w:pPr>
        <w:jc w:val="both"/>
        <w:rPr>
          <w:noProof/>
        </w:rPr>
      </w:pPr>
      <w:r>
        <w:rPr>
          <w:noProof/>
        </w:rPr>
        <w:lastRenderedPageBreak/>
        <w:t>En cuanto a las novedades de php7</w:t>
      </w:r>
      <w:r w:rsidR="00FF47EC">
        <w:rPr>
          <w:noProof/>
        </w:rPr>
        <w:t>:</w:t>
      </w:r>
    </w:p>
    <w:p w14:paraId="53483F47" w14:textId="77777777" w:rsidR="00FF47EC" w:rsidRDefault="00FF47EC" w:rsidP="00FF47EC">
      <w:pPr>
        <w:pStyle w:val="Prrafodelista"/>
        <w:numPr>
          <w:ilvl w:val="0"/>
          <w:numId w:val="12"/>
        </w:numPr>
        <w:jc w:val="both"/>
      </w:pPr>
      <w:r>
        <w:rPr>
          <w:noProof/>
        </w:rPr>
        <w:t>E</w:t>
      </w:r>
      <w:r w:rsidRPr="00FF47EC">
        <w:rPr>
          <w:noProof/>
        </w:rPr>
        <w:t>xtiende las declaraciones de tipos anteriores de parámetros en métodos (clases, interfaces y matrices) añadiendo los cuatro tipos escalares; Integers (int), Floats ( float), Booleans (bool) y Strings ( string) como posibles tipos de parámetro.</w:t>
      </w:r>
      <w:r w:rsidRPr="00FF47EC">
        <w:t xml:space="preserve"> </w:t>
      </w:r>
    </w:p>
    <w:p w14:paraId="21567353" w14:textId="15B06CEC" w:rsidR="0057574E" w:rsidRDefault="00FF47EC" w:rsidP="00FF47EC">
      <w:pPr>
        <w:pStyle w:val="Prrafodelista"/>
        <w:numPr>
          <w:ilvl w:val="0"/>
          <w:numId w:val="12"/>
        </w:numPr>
        <w:jc w:val="both"/>
        <w:rPr>
          <w:noProof/>
        </w:rPr>
      </w:pPr>
      <w:r w:rsidRPr="00FF47EC">
        <w:rPr>
          <w:noProof/>
        </w:rPr>
        <w:t>Con la adición de excepciones del motor, los errores fatales que podrían haber resultado en la terminación del Script se pueden capturar y manejar fácilmente.</w:t>
      </w:r>
    </w:p>
    <w:p w14:paraId="69EEDF49" w14:textId="2C17EB96" w:rsidR="00FF47EC" w:rsidRDefault="00FF47EC" w:rsidP="00FF47EC">
      <w:pPr>
        <w:pStyle w:val="Prrafodelista"/>
        <w:numPr>
          <w:ilvl w:val="0"/>
          <w:numId w:val="12"/>
        </w:numPr>
        <w:jc w:val="both"/>
      </w:pPr>
      <w:r>
        <w:t>Implementa l</w:t>
      </w:r>
      <w:r w:rsidRPr="00FF47EC">
        <w:t xml:space="preserve">as clases anónimas son primos de funciones anónimas que podrías usar en una instancia simple a corto plazo. Las clases anónimas se pueden crear y utilizar fácilmente como un objeto normal. </w:t>
      </w:r>
    </w:p>
    <w:p w14:paraId="2CB5A82B" w14:textId="4A650DCC" w:rsidR="00FF47EC" w:rsidRDefault="00FF47EC" w:rsidP="00FF47EC">
      <w:pPr>
        <w:pStyle w:val="Prrafodelista"/>
        <w:numPr>
          <w:ilvl w:val="0"/>
          <w:numId w:val="12"/>
        </w:numPr>
        <w:jc w:val="both"/>
      </w:pPr>
      <w:r w:rsidRPr="00FF47EC">
        <w:t>Se agregaron dos nuevas funciones para generar cadenas y números enteros criptográficamente seguros.</w:t>
      </w:r>
    </w:p>
    <w:p w14:paraId="21CF1EBB" w14:textId="1F0DD7C7" w:rsidR="00FF47EC" w:rsidRDefault="00FF47EC" w:rsidP="00FF47EC">
      <w:pPr>
        <w:pStyle w:val="Prrafodelista"/>
        <w:numPr>
          <w:ilvl w:val="0"/>
          <w:numId w:val="12"/>
        </w:numPr>
        <w:jc w:val="both"/>
      </w:pPr>
      <w:r w:rsidRPr="00FF47EC">
        <w:t xml:space="preserve">Sintaxis de </w:t>
      </w:r>
      <w:r>
        <w:t>e</w:t>
      </w:r>
      <w:r w:rsidRPr="00FF47EC">
        <w:t xml:space="preserve">scape de </w:t>
      </w:r>
      <w:proofErr w:type="spellStart"/>
      <w:r>
        <w:t>c</w:t>
      </w:r>
      <w:r w:rsidRPr="00FF47EC">
        <w:t>odepoint</w:t>
      </w:r>
      <w:proofErr w:type="spellEnd"/>
      <w:r w:rsidRPr="00FF47EC">
        <w:t xml:space="preserve"> </w:t>
      </w:r>
      <w:proofErr w:type="spellStart"/>
      <w:r>
        <w:t>u</w:t>
      </w:r>
      <w:r w:rsidRPr="00FF47EC">
        <w:t>nicode</w:t>
      </w:r>
      <w:proofErr w:type="spellEnd"/>
      <w:r>
        <w:t>.</w:t>
      </w:r>
      <w:r w:rsidRPr="00FF47EC">
        <w:t xml:space="preserve"> Esta funcionalidad agrega la secuencia de escape `\ u ‘para producir dichos caracteres usando su código de código UTF-8</w:t>
      </w:r>
      <w:r>
        <w:t>.</w:t>
      </w:r>
    </w:p>
    <w:p w14:paraId="0140B4EC" w14:textId="0CEB49D7" w:rsidR="00FF47EC" w:rsidRDefault="00FF47EC" w:rsidP="00FF47EC">
      <w:pPr>
        <w:pStyle w:val="Prrafodelista"/>
        <w:numPr>
          <w:ilvl w:val="0"/>
          <w:numId w:val="12"/>
        </w:numPr>
        <w:jc w:val="both"/>
      </w:pPr>
      <w:r>
        <w:t xml:space="preserve">Ahora, </w:t>
      </w:r>
      <w:r w:rsidRPr="00FF47EC">
        <w:t xml:space="preserve">Los </w:t>
      </w:r>
      <w:r>
        <w:t>g</w:t>
      </w:r>
      <w:r w:rsidRPr="00FF47EC">
        <w:t xml:space="preserve">eneradores </w:t>
      </w:r>
      <w:r>
        <w:t>s</w:t>
      </w:r>
      <w:r w:rsidRPr="00FF47EC">
        <w:t xml:space="preserve">e </w:t>
      </w:r>
      <w:r>
        <w:t>ac</w:t>
      </w:r>
      <w:r w:rsidRPr="00FF47EC">
        <w:t>tualizan</w:t>
      </w:r>
      <w:r>
        <w:t>,</w:t>
      </w:r>
      <w:r w:rsidRPr="00FF47EC">
        <w:t xml:space="preserve"> tienen una instrucción de retorno que puede usarse para permitir que produzca un valor final después de la iteración</w:t>
      </w:r>
      <w:r>
        <w:t>.</w:t>
      </w:r>
    </w:p>
    <w:p w14:paraId="23A1F04C" w14:textId="1A180A80" w:rsidR="005A57AE" w:rsidRDefault="005A57AE" w:rsidP="005A57AE">
      <w:pPr>
        <w:pStyle w:val="Ttulo1"/>
        <w:jc w:val="both"/>
      </w:pPr>
      <w:bookmarkStart w:id="7" w:name="_Toc86177232"/>
      <w:r>
        <w:t xml:space="preserve">6. Copia la siguiente versión de </w:t>
      </w:r>
      <w:proofErr w:type="spellStart"/>
      <w:r>
        <w:t>phpLDAPadmin</w:t>
      </w:r>
      <w:proofErr w:type="spellEnd"/>
      <w:r>
        <w:t xml:space="preserve"> y muévela a tu carpeta pública del apache: </w:t>
      </w:r>
      <w:hyperlink r:id="rId22" w:history="1">
        <w:r w:rsidRPr="00347EAD">
          <w:rPr>
            <w:rStyle w:val="Hipervnculo"/>
          </w:rPr>
          <w:t>https://github.com/breisig/phpLDAPadmin.git</w:t>
        </w:r>
      </w:hyperlink>
      <w:r>
        <w:t xml:space="preserve">  ¿Qué comandos has utilizado?</w:t>
      </w:r>
      <w:bookmarkEnd w:id="7"/>
    </w:p>
    <w:p w14:paraId="27577E63" w14:textId="768A0B08" w:rsidR="00795AC2" w:rsidRPr="00795AC2" w:rsidRDefault="00795AC2" w:rsidP="00795AC2">
      <w:r>
        <w:t xml:space="preserve">Se ha clonado el repositorio a la carpeta pública de apache ( </w:t>
      </w:r>
      <w:r w:rsidRPr="00795AC2">
        <w:rPr>
          <w:b/>
          <w:bCs/>
          <w:i/>
          <w:iCs/>
        </w:rPr>
        <w:t>/</w:t>
      </w:r>
      <w:proofErr w:type="spellStart"/>
      <w:r w:rsidRPr="00795AC2">
        <w:rPr>
          <w:b/>
          <w:bCs/>
          <w:i/>
          <w:iCs/>
        </w:rPr>
        <w:t>var</w:t>
      </w:r>
      <w:proofErr w:type="spellEnd"/>
      <w:r w:rsidRPr="00795AC2">
        <w:rPr>
          <w:b/>
          <w:bCs/>
          <w:i/>
          <w:iCs/>
        </w:rPr>
        <w:t>/www/</w:t>
      </w:r>
      <w:proofErr w:type="spellStart"/>
      <w:r w:rsidRPr="00795AC2">
        <w:rPr>
          <w:b/>
          <w:bCs/>
          <w:i/>
          <w:iCs/>
        </w:rPr>
        <w:t>html</w:t>
      </w:r>
      <w:proofErr w:type="spellEnd"/>
      <w:r>
        <w:t xml:space="preserve"> ) usando el comando </w:t>
      </w:r>
      <w:proofErr w:type="spellStart"/>
      <w:r w:rsidRPr="00795AC2">
        <w:rPr>
          <w:b/>
          <w:bCs/>
          <w:i/>
          <w:iCs/>
        </w:rPr>
        <w:t>git</w:t>
      </w:r>
      <w:proofErr w:type="spellEnd"/>
      <w:r w:rsidRPr="00795AC2">
        <w:rPr>
          <w:b/>
          <w:bCs/>
          <w:i/>
          <w:iCs/>
        </w:rPr>
        <w:t xml:space="preserve"> clone</w:t>
      </w:r>
      <w:r>
        <w:t xml:space="preserve">: </w:t>
      </w:r>
    </w:p>
    <w:p w14:paraId="518C9A20" w14:textId="6F2E43D3" w:rsidR="00795AC2" w:rsidRPr="00795AC2" w:rsidRDefault="00795AC2" w:rsidP="00795AC2">
      <w:r w:rsidRPr="00795AC2">
        <w:rPr>
          <w:noProof/>
        </w:rPr>
        <w:drawing>
          <wp:inline distT="0" distB="0" distL="0" distR="0" wp14:anchorId="160E0A04" wp14:editId="0C39A267">
            <wp:extent cx="5964555" cy="3790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4555" cy="379095"/>
                    </a:xfrm>
                    <a:prstGeom prst="rect">
                      <a:avLst/>
                    </a:prstGeom>
                  </pic:spPr>
                </pic:pic>
              </a:graphicData>
            </a:graphic>
          </wp:inline>
        </w:drawing>
      </w:r>
      <w:r w:rsidR="00AF70AA" w:rsidRPr="00AF70AA">
        <w:rPr>
          <w:noProof/>
        </w:rPr>
        <w:drawing>
          <wp:inline distT="0" distB="0" distL="0" distR="0" wp14:anchorId="5CECF926" wp14:editId="2C8577EE">
            <wp:extent cx="5964555" cy="2609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4555" cy="260985"/>
                    </a:xfrm>
                    <a:prstGeom prst="rect">
                      <a:avLst/>
                    </a:prstGeom>
                  </pic:spPr>
                </pic:pic>
              </a:graphicData>
            </a:graphic>
          </wp:inline>
        </w:drawing>
      </w:r>
    </w:p>
    <w:p w14:paraId="168C500B" w14:textId="42DC4732" w:rsidR="005A57AE" w:rsidRDefault="005A57AE" w:rsidP="005A57AE">
      <w:pPr>
        <w:pStyle w:val="Ttulo1"/>
        <w:jc w:val="both"/>
      </w:pPr>
      <w:bookmarkStart w:id="8" w:name="_Toc86177233"/>
      <w:r>
        <w:t xml:space="preserve">7. Busca el fichero </w:t>
      </w:r>
      <w:proofErr w:type="spellStart"/>
      <w:r>
        <w:t>config.php</w:t>
      </w:r>
      <w:proofErr w:type="spellEnd"/>
      <w:r>
        <w:t xml:space="preserve"> de </w:t>
      </w:r>
      <w:proofErr w:type="spellStart"/>
      <w:r>
        <w:t>phpLDAMadmin</w:t>
      </w:r>
      <w:proofErr w:type="spellEnd"/>
      <w:r>
        <w:t>, ¿en qué carpeta lo has encontrado? ¿has tenido que hacer alguna operación para establecerlo como fichero de configuración? Agrega las siguientes modificaciones:</w:t>
      </w:r>
      <w:bookmarkEnd w:id="8"/>
    </w:p>
    <w:p w14:paraId="1FB2C227" w14:textId="77777777" w:rsidR="005A57AE" w:rsidRPr="005A57AE" w:rsidRDefault="005A57AE" w:rsidP="005A57AE">
      <w:pPr>
        <w:pStyle w:val="Prrafodelista"/>
        <w:numPr>
          <w:ilvl w:val="0"/>
          <w:numId w:val="13"/>
        </w:numPr>
        <w:rPr>
          <w:lang w:val="en-GB"/>
        </w:rPr>
      </w:pPr>
      <w:r w:rsidRPr="005A57AE">
        <w:rPr>
          <w:lang w:val="en-GB"/>
        </w:rPr>
        <w:t>$servers-&gt;</w:t>
      </w:r>
      <w:proofErr w:type="spellStart"/>
      <w:r w:rsidRPr="005A57AE">
        <w:rPr>
          <w:lang w:val="en-GB"/>
        </w:rPr>
        <w:t>setValue</w:t>
      </w:r>
      <w:proofErr w:type="spellEnd"/>
      <w:r w:rsidRPr="005A57AE">
        <w:rPr>
          <w:lang w:val="en-GB"/>
        </w:rPr>
        <w:t>('</w:t>
      </w:r>
      <w:proofErr w:type="spellStart"/>
      <w:r w:rsidRPr="005A57AE">
        <w:rPr>
          <w:lang w:val="en-GB"/>
        </w:rPr>
        <w:t>server','name','Mi</w:t>
      </w:r>
      <w:proofErr w:type="spellEnd"/>
      <w:r w:rsidRPr="005A57AE">
        <w:rPr>
          <w:lang w:val="en-GB"/>
        </w:rPr>
        <w:t xml:space="preserve"> primer LDAP');</w:t>
      </w:r>
    </w:p>
    <w:p w14:paraId="4EE9DC27" w14:textId="23CBBF96" w:rsidR="005A57AE" w:rsidRPr="005A57AE" w:rsidRDefault="005A57AE" w:rsidP="005A57AE">
      <w:pPr>
        <w:pStyle w:val="Prrafodelista"/>
        <w:numPr>
          <w:ilvl w:val="0"/>
          <w:numId w:val="13"/>
        </w:numPr>
        <w:rPr>
          <w:lang w:val="en-GB"/>
        </w:rPr>
      </w:pPr>
      <w:r w:rsidRPr="005A57AE">
        <w:rPr>
          <w:lang w:val="en-GB"/>
        </w:rPr>
        <w:t>$servers-&gt;</w:t>
      </w:r>
      <w:proofErr w:type="spellStart"/>
      <w:r w:rsidRPr="005A57AE">
        <w:rPr>
          <w:lang w:val="en-GB"/>
        </w:rPr>
        <w:t>setValue</w:t>
      </w:r>
      <w:proofErr w:type="spellEnd"/>
      <w:r>
        <w:rPr>
          <w:lang w:val="en-GB"/>
        </w:rPr>
        <w:t xml:space="preserve"> </w:t>
      </w:r>
      <w:r w:rsidRPr="005A57AE">
        <w:rPr>
          <w:lang w:val="en-GB"/>
        </w:rPr>
        <w:t>('</w:t>
      </w:r>
      <w:proofErr w:type="spellStart"/>
      <w:r w:rsidRPr="005A57AE">
        <w:rPr>
          <w:lang w:val="en-GB"/>
        </w:rPr>
        <w:t>server','base</w:t>
      </w:r>
      <w:proofErr w:type="spellEnd"/>
      <w:r w:rsidRPr="005A57AE">
        <w:rPr>
          <w:lang w:val="en-GB"/>
        </w:rPr>
        <w:t>',</w:t>
      </w:r>
      <w:r>
        <w:rPr>
          <w:lang w:val="en-GB"/>
        </w:rPr>
        <w:t xml:space="preserve"> </w:t>
      </w:r>
      <w:r w:rsidRPr="005A57AE">
        <w:t>array</w:t>
      </w:r>
      <w:r>
        <w:t xml:space="preserve"> </w:t>
      </w:r>
      <w:r w:rsidRPr="005A57AE">
        <w:t>('</w:t>
      </w:r>
      <w:proofErr w:type="spellStart"/>
      <w:r w:rsidRPr="005A57AE">
        <w:t>dc</w:t>
      </w:r>
      <w:proofErr w:type="spellEnd"/>
      <w:r w:rsidRPr="005A57AE">
        <w:t>=practicas,</w:t>
      </w:r>
      <w:r>
        <w:t xml:space="preserve"> </w:t>
      </w:r>
      <w:proofErr w:type="spellStart"/>
      <w:r w:rsidRPr="005A57AE">
        <w:t>dc</w:t>
      </w:r>
      <w:proofErr w:type="spellEnd"/>
      <w:r w:rsidRPr="005A57AE">
        <w:t>=</w:t>
      </w:r>
      <w:proofErr w:type="spellStart"/>
      <w:r w:rsidRPr="005A57AE">
        <w:t>administracionsistemas,dc</w:t>
      </w:r>
      <w:proofErr w:type="spellEnd"/>
      <w:r w:rsidRPr="005A57AE">
        <w:t>=</w:t>
      </w:r>
      <w:proofErr w:type="spellStart"/>
      <w:r w:rsidRPr="005A57AE">
        <w:t>com</w:t>
      </w:r>
      <w:proofErr w:type="spellEnd"/>
      <w:r w:rsidRPr="005A57AE">
        <w:t>'));</w:t>
      </w:r>
    </w:p>
    <w:p w14:paraId="6A707718" w14:textId="7E0869B2" w:rsidR="005A57AE" w:rsidRPr="005A57AE" w:rsidRDefault="005A57AE" w:rsidP="005A57AE">
      <w:pPr>
        <w:pStyle w:val="Prrafodelista"/>
        <w:numPr>
          <w:ilvl w:val="0"/>
          <w:numId w:val="13"/>
        </w:numPr>
        <w:rPr>
          <w:lang w:val="en-GB"/>
        </w:rPr>
      </w:pPr>
      <w:proofErr w:type="spellStart"/>
      <w:r w:rsidRPr="005A57AE">
        <w:rPr>
          <w:lang w:val="en-GB"/>
        </w:rPr>
        <w:t>Comentar</w:t>
      </w:r>
      <w:proofErr w:type="spellEnd"/>
      <w:r w:rsidRPr="005A57AE">
        <w:rPr>
          <w:lang w:val="en-GB"/>
        </w:rPr>
        <w:t xml:space="preserve"> la </w:t>
      </w:r>
      <w:proofErr w:type="spellStart"/>
      <w:r w:rsidRPr="005A57AE">
        <w:rPr>
          <w:lang w:val="en-GB"/>
        </w:rPr>
        <w:t>línea</w:t>
      </w:r>
      <w:proofErr w:type="spellEnd"/>
      <w:r w:rsidRPr="005A57AE">
        <w:rPr>
          <w:lang w:val="en-GB"/>
        </w:rPr>
        <w:t>: $servers-&gt;setValue('login','bind_id','cn=admin,dc=example,dc=com');</w:t>
      </w:r>
    </w:p>
    <w:p w14:paraId="17A428A0" w14:textId="34323284" w:rsidR="005A57AE" w:rsidRDefault="005A57AE" w:rsidP="005A57AE">
      <w:pPr>
        <w:pStyle w:val="Prrafodelista"/>
        <w:numPr>
          <w:ilvl w:val="0"/>
          <w:numId w:val="13"/>
        </w:numPr>
        <w:rPr>
          <w:lang w:val="en-GB"/>
        </w:rPr>
      </w:pPr>
      <w:r w:rsidRPr="005A57AE">
        <w:rPr>
          <w:lang w:val="en-GB"/>
        </w:rPr>
        <w:t>$config-&gt;custom-&gt;appearance['</w:t>
      </w:r>
      <w:proofErr w:type="spellStart"/>
      <w:r w:rsidRPr="005A57AE">
        <w:rPr>
          <w:lang w:val="en-GB"/>
        </w:rPr>
        <w:t>hide_template_warning</w:t>
      </w:r>
      <w:proofErr w:type="spellEnd"/>
      <w:r w:rsidRPr="005A57AE">
        <w:rPr>
          <w:lang w:val="en-GB"/>
        </w:rPr>
        <w:t>'] = true</w:t>
      </w:r>
      <w:r w:rsidR="00316A0C">
        <w:rPr>
          <w:lang w:val="en-GB"/>
        </w:rPr>
        <w:t>;</w:t>
      </w:r>
    </w:p>
    <w:p w14:paraId="0551F67B" w14:textId="33729A32" w:rsidR="002F2A7B" w:rsidRDefault="002F2A7B" w:rsidP="002F2A7B">
      <w:pPr>
        <w:rPr>
          <w:lang w:val="en-GB"/>
        </w:rPr>
      </w:pPr>
    </w:p>
    <w:p w14:paraId="4CC57316" w14:textId="6249BC0F" w:rsidR="00A46025" w:rsidRDefault="00A46025" w:rsidP="00A46025">
      <w:pPr>
        <w:jc w:val="both"/>
      </w:pPr>
      <w:r w:rsidRPr="00A46025">
        <w:t>L</w:t>
      </w:r>
      <w:r>
        <w:t xml:space="preserve">a carpeta de configuración </w:t>
      </w:r>
      <w:proofErr w:type="spellStart"/>
      <w:r>
        <w:t>phpLDAMadmin</w:t>
      </w:r>
      <w:proofErr w:type="spellEnd"/>
      <w:r w:rsidR="00C9321F">
        <w:t xml:space="preserve"> </w:t>
      </w:r>
      <w:r>
        <w:t xml:space="preserve">descargada del repositorio en </w:t>
      </w:r>
      <w:r w:rsidRPr="00A46025">
        <w:rPr>
          <w:b/>
          <w:bCs/>
          <w:i/>
          <w:iCs/>
        </w:rPr>
        <w:t>/</w:t>
      </w:r>
      <w:proofErr w:type="spellStart"/>
      <w:r w:rsidRPr="00A46025">
        <w:rPr>
          <w:b/>
          <w:bCs/>
          <w:i/>
          <w:iCs/>
        </w:rPr>
        <w:t>var</w:t>
      </w:r>
      <w:proofErr w:type="spellEnd"/>
      <w:r w:rsidRPr="00A46025">
        <w:rPr>
          <w:b/>
          <w:bCs/>
          <w:i/>
          <w:iCs/>
        </w:rPr>
        <w:t>/www/</w:t>
      </w:r>
      <w:proofErr w:type="spellStart"/>
      <w:r w:rsidRPr="00A46025">
        <w:rPr>
          <w:b/>
          <w:bCs/>
          <w:i/>
          <w:iCs/>
        </w:rPr>
        <w:t>html</w:t>
      </w:r>
      <w:proofErr w:type="spellEnd"/>
      <w:r w:rsidRPr="00A46025">
        <w:rPr>
          <w:b/>
          <w:bCs/>
          <w:i/>
          <w:iCs/>
        </w:rPr>
        <w:t>/</w:t>
      </w:r>
      <w:proofErr w:type="spellStart"/>
      <w:r w:rsidRPr="00A46025">
        <w:rPr>
          <w:b/>
          <w:bCs/>
          <w:i/>
          <w:iCs/>
        </w:rPr>
        <w:t>config</w:t>
      </w:r>
      <w:proofErr w:type="spellEnd"/>
      <w:r w:rsidRPr="00A46025">
        <w:rPr>
          <w:b/>
          <w:bCs/>
          <w:i/>
          <w:iCs/>
        </w:rPr>
        <w:t>/</w:t>
      </w:r>
      <w:proofErr w:type="spellStart"/>
      <w:r w:rsidRPr="00A46025">
        <w:rPr>
          <w:b/>
          <w:bCs/>
          <w:i/>
          <w:iCs/>
        </w:rPr>
        <w:t>config.php.example</w:t>
      </w:r>
      <w:proofErr w:type="spellEnd"/>
      <w:r>
        <w:t>.</w:t>
      </w:r>
    </w:p>
    <w:p w14:paraId="4E9251B8" w14:textId="1ACE8B10" w:rsidR="00A46025" w:rsidRPr="00A46025" w:rsidRDefault="00A46025" w:rsidP="00A46025">
      <w:pPr>
        <w:jc w:val="both"/>
      </w:pPr>
    </w:p>
    <w:p w14:paraId="7094B6F8" w14:textId="11F1FBD9" w:rsidR="002F2A7B" w:rsidRPr="002F2A7B" w:rsidRDefault="002F2A7B" w:rsidP="00A46025">
      <w:pPr>
        <w:jc w:val="both"/>
        <w:rPr>
          <w:noProof/>
        </w:rPr>
      </w:pPr>
      <w:r w:rsidRPr="002F2A7B">
        <w:t>Sig</w:t>
      </w:r>
      <w:r>
        <w:t xml:space="preserve">uiendo la guía de instalación dada en </w:t>
      </w:r>
      <w:r w:rsidRPr="00A46025">
        <w:rPr>
          <w:b/>
          <w:bCs/>
          <w:i/>
          <w:iCs/>
        </w:rPr>
        <w:t xml:space="preserve">INSTALL.md </w:t>
      </w:r>
      <w:r>
        <w:t xml:space="preserve">del repositorio </w:t>
      </w:r>
      <w:proofErr w:type="spellStart"/>
      <w:r>
        <w:t>git</w:t>
      </w:r>
      <w:proofErr w:type="spellEnd"/>
      <w:r>
        <w:t xml:space="preserve"> anteriormente instalado, </w:t>
      </w:r>
      <w:r w:rsidR="00A46025">
        <w:t xml:space="preserve">hay que copiar el contenido de </w:t>
      </w:r>
      <w:proofErr w:type="spellStart"/>
      <w:r w:rsidR="00A46025">
        <w:t>config.php.example</w:t>
      </w:r>
      <w:proofErr w:type="spellEnd"/>
      <w:r w:rsidR="00A46025">
        <w:t xml:space="preserve"> en </w:t>
      </w:r>
      <w:proofErr w:type="spellStart"/>
      <w:r w:rsidR="00A46025">
        <w:t>config.php</w:t>
      </w:r>
      <w:proofErr w:type="spellEnd"/>
      <w:r w:rsidR="00C9321F">
        <w:t xml:space="preserve"> con el comando:</w:t>
      </w:r>
      <w:r w:rsidR="00C9321F" w:rsidRPr="00C9321F">
        <w:rPr>
          <w:noProof/>
        </w:rPr>
        <w:t xml:space="preserve"> </w:t>
      </w:r>
      <w:r w:rsidR="00C9321F" w:rsidRPr="00C9321F">
        <w:drawing>
          <wp:inline distT="0" distB="0" distL="0" distR="0" wp14:anchorId="7A1148AD" wp14:editId="66E129C3">
            <wp:extent cx="5964555" cy="822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4555" cy="822325"/>
                    </a:xfrm>
                    <a:prstGeom prst="rect">
                      <a:avLst/>
                    </a:prstGeom>
                  </pic:spPr>
                </pic:pic>
              </a:graphicData>
            </a:graphic>
          </wp:inline>
        </w:drawing>
      </w:r>
    </w:p>
    <w:p w14:paraId="1FE76936" w14:textId="19874704" w:rsidR="005A57AE" w:rsidRDefault="005A57AE" w:rsidP="005A57AE">
      <w:pPr>
        <w:pStyle w:val="Ttulo1"/>
        <w:jc w:val="both"/>
      </w:pPr>
      <w:bookmarkStart w:id="9" w:name="_Toc86177234"/>
      <w:r>
        <w:t xml:space="preserve">8. ¿Qué modificaciones son necesarias para que </w:t>
      </w:r>
      <w:proofErr w:type="spellStart"/>
      <w:r w:rsidR="004F151D" w:rsidRPr="004F151D">
        <w:t>phpLDA</w:t>
      </w:r>
      <w:r w:rsidR="00D907E1">
        <w:t>P</w:t>
      </w:r>
      <w:r w:rsidR="004F151D" w:rsidRPr="004F151D">
        <w:t>adm</w:t>
      </w:r>
      <w:r w:rsidR="004803CF">
        <w:t>in</w:t>
      </w:r>
      <w:proofErr w:type="spellEnd"/>
      <w:r w:rsidR="004F151D">
        <w:t xml:space="preserve"> </w:t>
      </w:r>
      <w:r w:rsidR="004F151D" w:rsidRPr="004F151D">
        <w:t>funcione en php7</w:t>
      </w:r>
      <w:r>
        <w:t>?</w:t>
      </w:r>
      <w:bookmarkEnd w:id="9"/>
    </w:p>
    <w:p w14:paraId="5FA7107E" w14:textId="53D56779" w:rsidR="00D907E1" w:rsidRDefault="00D907E1" w:rsidP="00D907E1">
      <w:r>
        <w:t xml:space="preserve">Si se intentara acceder a </w:t>
      </w:r>
      <w:proofErr w:type="spellStart"/>
      <w:r>
        <w:t>phpLDAPadmin</w:t>
      </w:r>
      <w:proofErr w:type="spellEnd"/>
      <w:r>
        <w:t xml:space="preserve"> sin tener compatibilidad de </w:t>
      </w:r>
      <w:proofErr w:type="spellStart"/>
      <w:r>
        <w:t>ldap</w:t>
      </w:r>
      <w:proofErr w:type="spellEnd"/>
      <w:r>
        <w:t xml:space="preserve"> con </w:t>
      </w:r>
      <w:proofErr w:type="spellStart"/>
      <w:r>
        <w:t>php</w:t>
      </w:r>
      <w:proofErr w:type="spellEnd"/>
      <w:r>
        <w:t xml:space="preserve">, la misma interfaz nos avisaría: </w:t>
      </w:r>
    </w:p>
    <w:p w14:paraId="3CEF7D0D" w14:textId="595B8FF2" w:rsidR="00D907E1" w:rsidRDefault="00D907E1" w:rsidP="00D907E1">
      <w:r w:rsidRPr="00D907E1">
        <w:drawing>
          <wp:inline distT="0" distB="0" distL="0" distR="0" wp14:anchorId="740924AC" wp14:editId="5685780E">
            <wp:extent cx="5964555" cy="25958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4555" cy="2595880"/>
                    </a:xfrm>
                    <a:prstGeom prst="rect">
                      <a:avLst/>
                    </a:prstGeom>
                  </pic:spPr>
                </pic:pic>
              </a:graphicData>
            </a:graphic>
          </wp:inline>
        </w:drawing>
      </w:r>
    </w:p>
    <w:p w14:paraId="28AE0F1B" w14:textId="5DFB2125" w:rsidR="00D907E1" w:rsidRDefault="00D907E1" w:rsidP="00D907E1"/>
    <w:p w14:paraId="063373BE" w14:textId="2FA773B6" w:rsidR="00D907E1" w:rsidRDefault="00D907E1" w:rsidP="00D907E1">
      <w:r>
        <w:t xml:space="preserve">Para solucionarlo, bastaría con realizar dos comandos </w:t>
      </w:r>
      <w:r w:rsidRPr="00D907E1">
        <w:rPr>
          <w:b/>
          <w:bCs/>
          <w:i/>
          <w:iCs/>
        </w:rPr>
        <w:t xml:space="preserve">sudo </w:t>
      </w:r>
      <w:proofErr w:type="spellStart"/>
      <w:r w:rsidRPr="00D907E1">
        <w:rPr>
          <w:b/>
          <w:bCs/>
          <w:i/>
          <w:iCs/>
        </w:rPr>
        <w:t>apt-get</w:t>
      </w:r>
      <w:proofErr w:type="spellEnd"/>
      <w:r w:rsidRPr="00D907E1">
        <w:rPr>
          <w:b/>
          <w:bCs/>
          <w:i/>
          <w:iCs/>
        </w:rPr>
        <w:t xml:space="preserve"> </w:t>
      </w:r>
      <w:proofErr w:type="spellStart"/>
      <w:r w:rsidRPr="00D907E1">
        <w:rPr>
          <w:b/>
          <w:bCs/>
          <w:i/>
          <w:iCs/>
        </w:rPr>
        <w:t>install</w:t>
      </w:r>
      <w:proofErr w:type="spellEnd"/>
      <w:r w:rsidRPr="00D907E1">
        <w:rPr>
          <w:b/>
          <w:bCs/>
          <w:i/>
          <w:iCs/>
        </w:rPr>
        <w:t xml:space="preserve"> php7.3-ldap</w:t>
      </w:r>
      <w:r>
        <w:t xml:space="preserve"> seguido de </w:t>
      </w:r>
      <w:r w:rsidRPr="00D907E1">
        <w:rPr>
          <w:b/>
          <w:bCs/>
          <w:i/>
          <w:iCs/>
        </w:rPr>
        <w:t xml:space="preserve">sudo </w:t>
      </w:r>
      <w:proofErr w:type="spellStart"/>
      <w:r w:rsidRPr="00D907E1">
        <w:rPr>
          <w:b/>
          <w:bCs/>
          <w:i/>
          <w:iCs/>
        </w:rPr>
        <w:t>service</w:t>
      </w:r>
      <w:proofErr w:type="spellEnd"/>
      <w:r w:rsidRPr="00D907E1">
        <w:rPr>
          <w:b/>
          <w:bCs/>
          <w:i/>
          <w:iCs/>
        </w:rPr>
        <w:t xml:space="preserve"> apache2 </w:t>
      </w:r>
      <w:proofErr w:type="spellStart"/>
      <w:r w:rsidRPr="00D907E1">
        <w:rPr>
          <w:b/>
          <w:bCs/>
          <w:i/>
          <w:iCs/>
        </w:rPr>
        <w:t>restart</w:t>
      </w:r>
      <w:proofErr w:type="spellEnd"/>
      <w:r>
        <w:t xml:space="preserve"> :</w:t>
      </w:r>
    </w:p>
    <w:p w14:paraId="460EDDAA" w14:textId="14F630A1" w:rsidR="00D907E1" w:rsidRDefault="00D907E1" w:rsidP="00D907E1">
      <w:r w:rsidRPr="00D907E1">
        <w:drawing>
          <wp:inline distT="0" distB="0" distL="0" distR="0" wp14:anchorId="15EF27C3" wp14:editId="45EFA0BC">
            <wp:extent cx="5964555" cy="200596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4555" cy="2005965"/>
                    </a:xfrm>
                    <a:prstGeom prst="rect">
                      <a:avLst/>
                    </a:prstGeom>
                  </pic:spPr>
                </pic:pic>
              </a:graphicData>
            </a:graphic>
          </wp:inline>
        </w:drawing>
      </w:r>
    </w:p>
    <w:p w14:paraId="43B44C48" w14:textId="16E7DE11" w:rsidR="00D907E1" w:rsidRPr="00D907E1" w:rsidRDefault="00D907E1" w:rsidP="00D907E1">
      <w:r>
        <w:lastRenderedPageBreak/>
        <w:t>Lo que arreglaría el problema además de hacer que funcione con php7.3.</w:t>
      </w:r>
      <w:r w:rsidRPr="00D907E1">
        <w:drawing>
          <wp:inline distT="0" distB="0" distL="0" distR="0" wp14:anchorId="196350E4" wp14:editId="592E07C9">
            <wp:extent cx="5964555" cy="33547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4555" cy="3354705"/>
                    </a:xfrm>
                    <a:prstGeom prst="rect">
                      <a:avLst/>
                    </a:prstGeom>
                  </pic:spPr>
                </pic:pic>
              </a:graphicData>
            </a:graphic>
          </wp:inline>
        </w:drawing>
      </w:r>
    </w:p>
    <w:p w14:paraId="0BBC0916" w14:textId="7FD43B76" w:rsidR="005A57AE" w:rsidRDefault="005A57AE" w:rsidP="005A57AE">
      <w:pPr>
        <w:pStyle w:val="Ttulo1"/>
        <w:jc w:val="both"/>
      </w:pPr>
      <w:bookmarkStart w:id="10" w:name="_Toc86177235"/>
      <w:r>
        <w:t xml:space="preserve">9. Entra a la interfaz web con el usuario </w:t>
      </w:r>
      <w:proofErr w:type="spellStart"/>
      <w:r>
        <w:t>admin</w:t>
      </w:r>
      <w:proofErr w:type="spellEnd"/>
      <w:r>
        <w:t xml:space="preserve">, ¿qué cadena has tenido que poner en </w:t>
      </w:r>
      <w:proofErr w:type="spellStart"/>
      <w:r>
        <w:t>username</w:t>
      </w:r>
      <w:proofErr w:type="spellEnd"/>
      <w:r>
        <w:t xml:space="preserve"> para poder acceder?</w:t>
      </w:r>
      <w:bookmarkEnd w:id="10"/>
    </w:p>
    <w:p w14:paraId="0BFA0F89" w14:textId="3B664925" w:rsidR="00936F9F" w:rsidRDefault="00977A38" w:rsidP="00936F9F">
      <w:pPr>
        <w:rPr>
          <w:b/>
          <w:bCs/>
          <w:i/>
          <w:iCs/>
        </w:rPr>
      </w:pPr>
      <w:r>
        <w:t xml:space="preserve">La cadena para utilizar para entrar con el usuario </w:t>
      </w:r>
      <w:proofErr w:type="spellStart"/>
      <w:r>
        <w:t>admin</w:t>
      </w:r>
      <w:proofErr w:type="spellEnd"/>
      <w:r>
        <w:t xml:space="preserve"> es, como se ha configurado en el fichero </w:t>
      </w:r>
      <w:r w:rsidRPr="00977A38">
        <w:rPr>
          <w:i/>
          <w:iCs/>
        </w:rPr>
        <w:t>/</w:t>
      </w:r>
      <w:proofErr w:type="spellStart"/>
      <w:r w:rsidRPr="00977A38">
        <w:rPr>
          <w:i/>
          <w:iCs/>
        </w:rPr>
        <w:t>var</w:t>
      </w:r>
      <w:proofErr w:type="spellEnd"/>
      <w:r w:rsidRPr="00977A38">
        <w:rPr>
          <w:i/>
          <w:iCs/>
        </w:rPr>
        <w:t>/www/</w:t>
      </w:r>
      <w:proofErr w:type="spellStart"/>
      <w:r w:rsidRPr="00977A38">
        <w:rPr>
          <w:i/>
          <w:iCs/>
        </w:rPr>
        <w:t>html</w:t>
      </w:r>
      <w:proofErr w:type="spellEnd"/>
      <w:r w:rsidRPr="00977A38">
        <w:rPr>
          <w:i/>
          <w:iCs/>
        </w:rPr>
        <w:t>/</w:t>
      </w:r>
      <w:proofErr w:type="spellStart"/>
      <w:r w:rsidRPr="00977A38">
        <w:rPr>
          <w:i/>
          <w:iCs/>
        </w:rPr>
        <w:t>phpLDAPadmin</w:t>
      </w:r>
      <w:proofErr w:type="spellEnd"/>
      <w:r w:rsidRPr="00977A38">
        <w:rPr>
          <w:i/>
          <w:iCs/>
        </w:rPr>
        <w:t>/</w:t>
      </w:r>
      <w:proofErr w:type="spellStart"/>
      <w:r w:rsidRPr="00977A38">
        <w:rPr>
          <w:i/>
          <w:iCs/>
        </w:rPr>
        <w:t>config</w:t>
      </w:r>
      <w:proofErr w:type="spellEnd"/>
      <w:r w:rsidRPr="00977A38">
        <w:rPr>
          <w:i/>
          <w:iCs/>
        </w:rPr>
        <w:t>/</w:t>
      </w:r>
      <w:proofErr w:type="spellStart"/>
      <w:r w:rsidRPr="00977A38">
        <w:rPr>
          <w:i/>
          <w:iCs/>
        </w:rPr>
        <w:t>config.php</w:t>
      </w:r>
      <w:proofErr w:type="spellEnd"/>
      <w:r w:rsidRPr="00977A38">
        <w:rPr>
          <w:i/>
          <w:iCs/>
        </w:rPr>
        <w:t xml:space="preserve">, </w:t>
      </w:r>
      <w:r>
        <w:t>será</w:t>
      </w:r>
      <w:r w:rsidRPr="00977A38">
        <w:t>:</w:t>
      </w:r>
      <w:r>
        <w:t xml:space="preserve"> </w:t>
      </w:r>
      <w:proofErr w:type="spellStart"/>
      <w:r w:rsidRPr="00977A38">
        <w:rPr>
          <w:b/>
          <w:bCs/>
          <w:i/>
          <w:iCs/>
        </w:rPr>
        <w:t>cn</w:t>
      </w:r>
      <w:proofErr w:type="spellEnd"/>
      <w:r w:rsidRPr="00977A38">
        <w:rPr>
          <w:b/>
          <w:bCs/>
          <w:i/>
          <w:iCs/>
        </w:rPr>
        <w:t>=</w:t>
      </w:r>
      <w:proofErr w:type="spellStart"/>
      <w:r w:rsidRPr="00977A38">
        <w:rPr>
          <w:b/>
          <w:bCs/>
          <w:i/>
          <w:iCs/>
        </w:rPr>
        <w:t>admin,dc</w:t>
      </w:r>
      <w:proofErr w:type="spellEnd"/>
      <w:r w:rsidRPr="00977A38">
        <w:rPr>
          <w:b/>
          <w:bCs/>
          <w:i/>
          <w:iCs/>
        </w:rPr>
        <w:t>=</w:t>
      </w:r>
      <w:proofErr w:type="spellStart"/>
      <w:r w:rsidRPr="00977A38">
        <w:rPr>
          <w:b/>
          <w:bCs/>
          <w:i/>
          <w:iCs/>
        </w:rPr>
        <w:t>practicas,dc</w:t>
      </w:r>
      <w:proofErr w:type="spellEnd"/>
      <w:r w:rsidRPr="00977A38">
        <w:rPr>
          <w:b/>
          <w:bCs/>
          <w:i/>
          <w:iCs/>
        </w:rPr>
        <w:t>=</w:t>
      </w:r>
      <w:proofErr w:type="spellStart"/>
      <w:r w:rsidRPr="00977A38">
        <w:rPr>
          <w:b/>
          <w:bCs/>
          <w:i/>
          <w:iCs/>
        </w:rPr>
        <w:t>administracionsistemas</w:t>
      </w:r>
      <w:proofErr w:type="spellEnd"/>
      <w:r w:rsidRPr="00977A38">
        <w:rPr>
          <w:b/>
          <w:bCs/>
          <w:i/>
          <w:iCs/>
        </w:rPr>
        <w:t xml:space="preserve">, </w:t>
      </w:r>
      <w:proofErr w:type="spellStart"/>
      <w:r w:rsidRPr="00977A38">
        <w:rPr>
          <w:b/>
          <w:bCs/>
          <w:i/>
          <w:iCs/>
        </w:rPr>
        <w:t>dc</w:t>
      </w:r>
      <w:proofErr w:type="spellEnd"/>
      <w:r w:rsidRPr="00977A38">
        <w:rPr>
          <w:b/>
          <w:bCs/>
          <w:i/>
          <w:iCs/>
        </w:rPr>
        <w:t>=</w:t>
      </w:r>
      <w:proofErr w:type="spellStart"/>
      <w:r w:rsidRPr="00977A38">
        <w:rPr>
          <w:b/>
          <w:bCs/>
          <w:i/>
          <w:iCs/>
        </w:rPr>
        <w:t>com</w:t>
      </w:r>
      <w:proofErr w:type="spellEnd"/>
    </w:p>
    <w:p w14:paraId="5E10DC7E" w14:textId="3BFAAE48" w:rsidR="00977A38" w:rsidRPr="00977A38" w:rsidRDefault="005250FB" w:rsidP="00936F9F">
      <w:r w:rsidRPr="005250FB">
        <w:drawing>
          <wp:inline distT="0" distB="0" distL="0" distR="0" wp14:anchorId="1AFCDFB1" wp14:editId="039AB0CD">
            <wp:extent cx="5964555" cy="290703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555" cy="2907030"/>
                    </a:xfrm>
                    <a:prstGeom prst="rect">
                      <a:avLst/>
                    </a:prstGeom>
                  </pic:spPr>
                </pic:pic>
              </a:graphicData>
            </a:graphic>
          </wp:inline>
        </w:drawing>
      </w:r>
    </w:p>
    <w:p w14:paraId="47B53F43" w14:textId="0524239B" w:rsidR="005A57AE" w:rsidRDefault="005A57AE" w:rsidP="005A57AE">
      <w:pPr>
        <w:pStyle w:val="Ttulo1"/>
        <w:jc w:val="both"/>
      </w:pPr>
      <w:bookmarkStart w:id="11" w:name="_Toc86177236"/>
      <w:r>
        <w:lastRenderedPageBreak/>
        <w:t>10.Crea la siguiente estructura de unidades organizativas y adjunta una captura de pantalla:</w:t>
      </w:r>
      <w:bookmarkEnd w:id="11"/>
    </w:p>
    <w:p w14:paraId="754B81C0" w14:textId="77777777" w:rsidR="005A57AE" w:rsidRDefault="005A57AE" w:rsidP="005A57AE">
      <w:pPr>
        <w:pStyle w:val="Prrafodelista"/>
        <w:numPr>
          <w:ilvl w:val="0"/>
          <w:numId w:val="14"/>
        </w:numPr>
      </w:pPr>
      <w:r>
        <w:t>Grupos</w:t>
      </w:r>
    </w:p>
    <w:p w14:paraId="01E32201" w14:textId="77777777" w:rsidR="005A57AE" w:rsidRDefault="005A57AE" w:rsidP="005A57AE">
      <w:pPr>
        <w:pStyle w:val="Prrafodelista"/>
        <w:numPr>
          <w:ilvl w:val="0"/>
          <w:numId w:val="14"/>
        </w:numPr>
      </w:pPr>
      <w:r>
        <w:t>Alumnos</w:t>
      </w:r>
    </w:p>
    <w:p w14:paraId="3C365B25" w14:textId="77777777" w:rsidR="005A57AE" w:rsidRDefault="005A57AE" w:rsidP="005A57AE">
      <w:pPr>
        <w:pStyle w:val="Prrafodelista"/>
        <w:numPr>
          <w:ilvl w:val="1"/>
          <w:numId w:val="14"/>
        </w:numPr>
      </w:pPr>
      <w:r>
        <w:t>Aprobados</w:t>
      </w:r>
    </w:p>
    <w:p w14:paraId="5676AED3" w14:textId="56171EF3" w:rsidR="005A57AE" w:rsidRDefault="005A57AE" w:rsidP="005A57AE">
      <w:pPr>
        <w:pStyle w:val="Prrafodelista"/>
        <w:numPr>
          <w:ilvl w:val="1"/>
          <w:numId w:val="14"/>
        </w:numPr>
      </w:pPr>
      <w:r>
        <w:t>Suspensos</w:t>
      </w:r>
    </w:p>
    <w:p w14:paraId="500B344E" w14:textId="6BADF5FF" w:rsidR="00376796" w:rsidRDefault="00376796" w:rsidP="00376796"/>
    <w:p w14:paraId="30767F87" w14:textId="4A25429D" w:rsidR="00376796" w:rsidRDefault="00376796" w:rsidP="00376796">
      <w:r w:rsidRPr="00376796">
        <w:drawing>
          <wp:inline distT="0" distB="0" distL="0" distR="0" wp14:anchorId="0A2566B7" wp14:editId="36A22829">
            <wp:extent cx="2458691" cy="1363757"/>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6576" cy="1423597"/>
                    </a:xfrm>
                    <a:prstGeom prst="rect">
                      <a:avLst/>
                    </a:prstGeom>
                  </pic:spPr>
                </pic:pic>
              </a:graphicData>
            </a:graphic>
          </wp:inline>
        </w:drawing>
      </w:r>
      <w:r>
        <w:t xml:space="preserve"> </w:t>
      </w:r>
      <w:r w:rsidRPr="00376796">
        <w:drawing>
          <wp:inline distT="0" distB="0" distL="0" distR="0" wp14:anchorId="43A85936" wp14:editId="05DEA9D0">
            <wp:extent cx="3203410" cy="1363146"/>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9908" cy="1382932"/>
                    </a:xfrm>
                    <a:prstGeom prst="rect">
                      <a:avLst/>
                    </a:prstGeom>
                  </pic:spPr>
                </pic:pic>
              </a:graphicData>
            </a:graphic>
          </wp:inline>
        </w:drawing>
      </w:r>
    </w:p>
    <w:p w14:paraId="5F668A49" w14:textId="27FD3129" w:rsidR="00376796" w:rsidRPr="00D80B4C" w:rsidRDefault="00376796" w:rsidP="00D80B4C">
      <w:pPr>
        <w:jc w:val="both"/>
      </w:pPr>
      <w:r>
        <w:t xml:space="preserve">Seleccionando el </w:t>
      </w:r>
      <w:proofErr w:type="spellStart"/>
      <w:r w:rsidRPr="00D80B4C">
        <w:rPr>
          <w:b/>
          <w:bCs/>
          <w:i/>
          <w:iCs/>
        </w:rPr>
        <w:t>dc</w:t>
      </w:r>
      <w:proofErr w:type="spellEnd"/>
      <w:r w:rsidRPr="00D80B4C">
        <w:rPr>
          <w:b/>
          <w:bCs/>
          <w:i/>
          <w:iCs/>
        </w:rPr>
        <w:t xml:space="preserve">=practicas, </w:t>
      </w:r>
      <w:proofErr w:type="spellStart"/>
      <w:r w:rsidRPr="00D80B4C">
        <w:rPr>
          <w:b/>
          <w:bCs/>
          <w:i/>
          <w:iCs/>
        </w:rPr>
        <w:t>dc</w:t>
      </w:r>
      <w:proofErr w:type="spellEnd"/>
      <w:r w:rsidRPr="00D80B4C">
        <w:rPr>
          <w:b/>
          <w:bCs/>
          <w:i/>
          <w:iCs/>
        </w:rPr>
        <w:t>=</w:t>
      </w:r>
      <w:proofErr w:type="spellStart"/>
      <w:r w:rsidRPr="00D80B4C">
        <w:rPr>
          <w:b/>
          <w:bCs/>
          <w:i/>
          <w:iCs/>
        </w:rPr>
        <w:t>administracionsistemas</w:t>
      </w:r>
      <w:proofErr w:type="spellEnd"/>
      <w:r w:rsidRPr="00D80B4C">
        <w:rPr>
          <w:b/>
          <w:bCs/>
          <w:i/>
          <w:iCs/>
        </w:rPr>
        <w:t xml:space="preserve">, </w:t>
      </w:r>
      <w:proofErr w:type="spellStart"/>
      <w:r w:rsidRPr="00D80B4C">
        <w:rPr>
          <w:b/>
          <w:bCs/>
          <w:i/>
          <w:iCs/>
        </w:rPr>
        <w:t>dc</w:t>
      </w:r>
      <w:proofErr w:type="spellEnd"/>
      <w:r w:rsidRPr="00D80B4C">
        <w:rPr>
          <w:b/>
          <w:bCs/>
          <w:i/>
          <w:iCs/>
        </w:rPr>
        <w:t>=</w:t>
      </w:r>
      <w:proofErr w:type="spellStart"/>
      <w:r w:rsidRPr="00D80B4C">
        <w:rPr>
          <w:b/>
          <w:bCs/>
          <w:i/>
          <w:iCs/>
        </w:rPr>
        <w:t>com</w:t>
      </w:r>
      <w:proofErr w:type="spellEnd"/>
      <w:r w:rsidRPr="00D80B4C">
        <w:rPr>
          <w:b/>
          <w:bCs/>
          <w:i/>
          <w:iCs/>
        </w:rPr>
        <w:t xml:space="preserve"> </w:t>
      </w:r>
      <w:r>
        <w:t xml:space="preserve">le damos a </w:t>
      </w:r>
      <w:proofErr w:type="spellStart"/>
      <w:r w:rsidRPr="00D80B4C">
        <w:rPr>
          <w:b/>
          <w:bCs/>
          <w:i/>
          <w:iCs/>
        </w:rPr>
        <w:t>Create</w:t>
      </w:r>
      <w:proofErr w:type="spellEnd"/>
      <w:r w:rsidRPr="00D80B4C">
        <w:rPr>
          <w:b/>
          <w:bCs/>
          <w:i/>
          <w:iCs/>
        </w:rPr>
        <w:t xml:space="preserve"> a </w:t>
      </w:r>
      <w:proofErr w:type="spellStart"/>
      <w:r w:rsidRPr="00D80B4C">
        <w:rPr>
          <w:b/>
          <w:bCs/>
          <w:i/>
          <w:iCs/>
        </w:rPr>
        <w:t>child</w:t>
      </w:r>
      <w:proofErr w:type="spellEnd"/>
      <w:r w:rsidRPr="00D80B4C">
        <w:rPr>
          <w:b/>
          <w:bCs/>
          <w:i/>
          <w:iCs/>
        </w:rPr>
        <w:t xml:space="preserve"> </w:t>
      </w:r>
      <w:proofErr w:type="spellStart"/>
      <w:r w:rsidRPr="00D80B4C">
        <w:rPr>
          <w:b/>
          <w:bCs/>
          <w:i/>
          <w:iCs/>
        </w:rPr>
        <w:t>entry</w:t>
      </w:r>
      <w:proofErr w:type="spellEnd"/>
      <w:r>
        <w:t xml:space="preserve"> seguido de la </w:t>
      </w:r>
      <w:proofErr w:type="spellStart"/>
      <w:r w:rsidRPr="00D80B4C">
        <w:rPr>
          <w:i/>
          <w:iCs/>
        </w:rPr>
        <w:t>template</w:t>
      </w:r>
      <w:proofErr w:type="spellEnd"/>
      <w:r>
        <w:t xml:space="preserve"> </w:t>
      </w:r>
      <w:proofErr w:type="spellStart"/>
      <w:r w:rsidRPr="00D80B4C">
        <w:rPr>
          <w:b/>
          <w:bCs/>
          <w:i/>
          <w:iCs/>
        </w:rPr>
        <w:t>Generic</w:t>
      </w:r>
      <w:proofErr w:type="spellEnd"/>
      <w:r w:rsidRPr="00D80B4C">
        <w:rPr>
          <w:b/>
          <w:bCs/>
          <w:i/>
          <w:iCs/>
        </w:rPr>
        <w:t xml:space="preserve">: </w:t>
      </w:r>
      <w:proofErr w:type="spellStart"/>
      <w:r w:rsidRPr="00D80B4C">
        <w:rPr>
          <w:b/>
          <w:bCs/>
          <w:i/>
          <w:iCs/>
        </w:rPr>
        <w:t>Organisational</w:t>
      </w:r>
      <w:proofErr w:type="spellEnd"/>
      <w:r w:rsidRPr="00D80B4C">
        <w:rPr>
          <w:b/>
          <w:bCs/>
          <w:i/>
          <w:iCs/>
        </w:rPr>
        <w:t xml:space="preserve"> </w:t>
      </w:r>
      <w:proofErr w:type="spellStart"/>
      <w:r w:rsidRPr="00D80B4C">
        <w:rPr>
          <w:b/>
          <w:bCs/>
          <w:i/>
          <w:iCs/>
        </w:rPr>
        <w:t>Unit</w:t>
      </w:r>
      <w:proofErr w:type="spellEnd"/>
      <w:r w:rsidR="00D80B4C">
        <w:rPr>
          <w:b/>
          <w:bCs/>
          <w:i/>
          <w:iCs/>
        </w:rPr>
        <w:t xml:space="preserve"> </w:t>
      </w:r>
      <w:r w:rsidR="00D80B4C">
        <w:t xml:space="preserve">para crear los dos grupos </w:t>
      </w:r>
      <w:r w:rsidR="00D80B4C" w:rsidRPr="00D80B4C">
        <w:rPr>
          <w:i/>
          <w:iCs/>
        </w:rPr>
        <w:t>“Grupos”</w:t>
      </w:r>
      <w:r w:rsidR="00D80B4C">
        <w:t xml:space="preserve"> y </w:t>
      </w:r>
      <w:r w:rsidR="00D80B4C" w:rsidRPr="00D80B4C">
        <w:rPr>
          <w:i/>
          <w:iCs/>
        </w:rPr>
        <w:t>“Alumnos”,</w:t>
      </w:r>
      <w:r w:rsidR="00D80B4C">
        <w:t xml:space="preserve"> y para crear los otros dos de </w:t>
      </w:r>
      <w:r w:rsidR="00D80B4C" w:rsidRPr="00D80B4C">
        <w:rPr>
          <w:i/>
          <w:iCs/>
        </w:rPr>
        <w:t>“Aprobados”</w:t>
      </w:r>
      <w:r w:rsidR="00D80B4C">
        <w:t xml:space="preserve"> y </w:t>
      </w:r>
      <w:r w:rsidR="00D80B4C" w:rsidRPr="00D80B4C">
        <w:rPr>
          <w:i/>
          <w:iCs/>
        </w:rPr>
        <w:t>“Suspensos”</w:t>
      </w:r>
      <w:r w:rsidR="00D80B4C">
        <w:t xml:space="preserve"> se hará lo mismo pero seleccionando el </w:t>
      </w:r>
      <w:proofErr w:type="spellStart"/>
      <w:r w:rsidR="00D80B4C" w:rsidRPr="00D80B4C">
        <w:rPr>
          <w:b/>
          <w:bCs/>
          <w:i/>
          <w:iCs/>
        </w:rPr>
        <w:t>ou</w:t>
      </w:r>
      <w:proofErr w:type="spellEnd"/>
      <w:r w:rsidR="00D80B4C" w:rsidRPr="00D80B4C">
        <w:rPr>
          <w:b/>
          <w:bCs/>
          <w:i/>
          <w:iCs/>
        </w:rPr>
        <w:t>=Alumnos</w:t>
      </w:r>
      <w:r w:rsidR="00D80B4C">
        <w:t xml:space="preserve">. </w:t>
      </w:r>
    </w:p>
    <w:p w14:paraId="0F48BA42" w14:textId="601642D4" w:rsidR="005A57AE" w:rsidRDefault="005A57AE" w:rsidP="005A57AE">
      <w:pPr>
        <w:pStyle w:val="Ttulo1"/>
        <w:jc w:val="both"/>
      </w:pPr>
      <w:bookmarkStart w:id="12" w:name="_Toc86177237"/>
      <w:r>
        <w:t xml:space="preserve">11. Dentro de la OU Grupos, crea el grupo de </w:t>
      </w:r>
      <w:proofErr w:type="spellStart"/>
      <w:r>
        <w:t>admin</w:t>
      </w:r>
      <w:proofErr w:type="spellEnd"/>
      <w:r>
        <w:t xml:space="preserve"> y de </w:t>
      </w:r>
      <w:proofErr w:type="spellStart"/>
      <w:r>
        <w:t>user</w:t>
      </w:r>
      <w:proofErr w:type="spellEnd"/>
      <w:r>
        <w:t xml:space="preserve">. Además Crea un usuario dentro de la OU Aprobados y asígnale el grupo </w:t>
      </w:r>
      <w:proofErr w:type="spellStart"/>
      <w:r>
        <w:t>admin</w:t>
      </w:r>
      <w:proofErr w:type="spellEnd"/>
      <w:r>
        <w:t>. Adjunta captura de pantalla del resultado</w:t>
      </w:r>
      <w:bookmarkEnd w:id="12"/>
    </w:p>
    <w:p w14:paraId="510E9AA7" w14:textId="1BEC27B0" w:rsidR="00376796" w:rsidRDefault="00376796" w:rsidP="00F058AD">
      <w:pPr>
        <w:jc w:val="both"/>
      </w:pPr>
      <w:r>
        <w:t xml:space="preserve">Se deberá crear un </w:t>
      </w:r>
      <w:proofErr w:type="spellStart"/>
      <w:r>
        <w:t>posix</w:t>
      </w:r>
      <w:proofErr w:type="spellEnd"/>
      <w:r>
        <w:t xml:space="preserve"> </w:t>
      </w:r>
      <w:proofErr w:type="spellStart"/>
      <w:r>
        <w:t>group</w:t>
      </w:r>
      <w:proofErr w:type="spellEnd"/>
      <w:r>
        <w:t xml:space="preserve"> </w:t>
      </w:r>
      <w:r w:rsidR="00F058AD">
        <w:t>para los dos grupos de “</w:t>
      </w:r>
      <w:proofErr w:type="spellStart"/>
      <w:r w:rsidR="00F058AD">
        <w:t>admin</w:t>
      </w:r>
      <w:proofErr w:type="spellEnd"/>
      <w:r w:rsidR="00F058AD">
        <w:t>” y “</w:t>
      </w:r>
      <w:proofErr w:type="spellStart"/>
      <w:r w:rsidR="00F058AD">
        <w:t>user</w:t>
      </w:r>
      <w:proofErr w:type="spellEnd"/>
      <w:r w:rsidR="00F058AD">
        <w:t xml:space="preserve">”. Además, para crear un usuario dentro de la OU Aprobados habrá que crear un </w:t>
      </w:r>
      <w:proofErr w:type="spellStart"/>
      <w:r w:rsidR="00F058AD" w:rsidRPr="00F058AD">
        <w:t>Generic</w:t>
      </w:r>
      <w:proofErr w:type="spellEnd"/>
      <w:r w:rsidR="00F058AD" w:rsidRPr="00F058AD">
        <w:t xml:space="preserve"> </w:t>
      </w:r>
      <w:proofErr w:type="spellStart"/>
      <w:r w:rsidR="00F058AD" w:rsidRPr="00F058AD">
        <w:t>User</w:t>
      </w:r>
      <w:proofErr w:type="spellEnd"/>
      <w:r w:rsidR="00F058AD" w:rsidRPr="00F058AD">
        <w:t xml:space="preserve"> </w:t>
      </w:r>
      <w:proofErr w:type="spellStart"/>
      <w:r w:rsidR="00F058AD" w:rsidRPr="00F058AD">
        <w:t>Account</w:t>
      </w:r>
      <w:proofErr w:type="spellEnd"/>
      <w:r w:rsidR="00F058AD">
        <w:t xml:space="preserve">, rellenando la información pertinente. Aquí también se podrá asignar el grupo </w:t>
      </w:r>
      <w:proofErr w:type="spellStart"/>
      <w:r w:rsidR="00F058AD">
        <w:t>admin</w:t>
      </w:r>
      <w:proofErr w:type="spellEnd"/>
      <w:r w:rsidR="00F058AD">
        <w:t xml:space="preserve"> al usuario, como se ve en la imagen siguiente:</w:t>
      </w:r>
    </w:p>
    <w:p w14:paraId="4820B50B" w14:textId="550DE7C4" w:rsidR="00376796" w:rsidRDefault="00376796" w:rsidP="00376796">
      <w:r w:rsidRPr="00376796">
        <w:drawing>
          <wp:inline distT="0" distB="0" distL="0" distR="0" wp14:anchorId="180B5D40" wp14:editId="5F3066FF">
            <wp:extent cx="1937142" cy="2845392"/>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0684" cy="2894660"/>
                    </a:xfrm>
                    <a:prstGeom prst="rect">
                      <a:avLst/>
                    </a:prstGeom>
                  </pic:spPr>
                </pic:pic>
              </a:graphicData>
            </a:graphic>
          </wp:inline>
        </w:drawing>
      </w:r>
      <w:r w:rsidR="00F058AD" w:rsidRPr="00376796">
        <w:drawing>
          <wp:inline distT="0" distB="0" distL="0" distR="0" wp14:anchorId="2FDB2466" wp14:editId="2634DCF8">
            <wp:extent cx="3921540" cy="1827380"/>
            <wp:effectExtent l="0" t="0" r="3175"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1540" cy="1827380"/>
                    </a:xfrm>
                    <a:prstGeom prst="rect">
                      <a:avLst/>
                    </a:prstGeom>
                  </pic:spPr>
                </pic:pic>
              </a:graphicData>
            </a:graphic>
          </wp:inline>
        </w:drawing>
      </w:r>
    </w:p>
    <w:p w14:paraId="741E27BA" w14:textId="62C2F357" w:rsidR="005A57AE" w:rsidRPr="00DD7918" w:rsidRDefault="005A57AE" w:rsidP="005A57AE">
      <w:pPr>
        <w:pStyle w:val="Ttulo1"/>
        <w:jc w:val="both"/>
      </w:pPr>
      <w:bookmarkStart w:id="13" w:name="_Toc86177238"/>
      <w:r>
        <w:lastRenderedPageBreak/>
        <w:t xml:space="preserve">12. Para poder autenticar Ubuntu contra LDAP es necesario instalar los paquetes </w:t>
      </w:r>
      <w:proofErr w:type="spellStart"/>
      <w:r>
        <w:t>libpam</w:t>
      </w:r>
      <w:r w:rsidR="00DD7918">
        <w:t>-</w:t>
      </w:r>
      <w:r>
        <w:t>ldap</w:t>
      </w:r>
      <w:proofErr w:type="spellEnd"/>
      <w:r>
        <w:t xml:space="preserve"> </w:t>
      </w:r>
      <w:proofErr w:type="spellStart"/>
      <w:r>
        <w:t>nscd</w:t>
      </w:r>
      <w:proofErr w:type="spellEnd"/>
      <w:r>
        <w:t xml:space="preserve"> con la siguiente configuración:</w:t>
      </w:r>
      <w:bookmarkEnd w:id="13"/>
    </w:p>
    <w:p w14:paraId="5AD4BDB4" w14:textId="25FF629E" w:rsidR="005A57AE" w:rsidRPr="005A57AE" w:rsidRDefault="005A57AE" w:rsidP="005A57AE">
      <w:pPr>
        <w:pStyle w:val="Prrafodelista"/>
        <w:numPr>
          <w:ilvl w:val="0"/>
          <w:numId w:val="15"/>
        </w:numPr>
        <w:rPr>
          <w:lang w:val="en-GB"/>
        </w:rPr>
      </w:pPr>
      <w:r w:rsidRPr="005A57AE">
        <w:rPr>
          <w:lang w:val="en-GB"/>
        </w:rPr>
        <w:t>LDAP server Uniform Resource Identifier: ldap://127.0.0.1</w:t>
      </w:r>
    </w:p>
    <w:p w14:paraId="49D4A28A" w14:textId="517705D0" w:rsidR="005A57AE" w:rsidRPr="005A57AE" w:rsidRDefault="005A57AE" w:rsidP="005A57AE">
      <w:pPr>
        <w:pStyle w:val="Prrafodelista"/>
        <w:numPr>
          <w:ilvl w:val="0"/>
          <w:numId w:val="15"/>
        </w:numPr>
        <w:rPr>
          <w:lang w:val="en-GB"/>
        </w:rPr>
      </w:pPr>
      <w:r w:rsidRPr="005A57AE">
        <w:rPr>
          <w:lang w:val="en-GB"/>
        </w:rPr>
        <w:t>Distinguished name of the search base: dc=</w:t>
      </w:r>
      <w:proofErr w:type="spellStart"/>
      <w:r w:rsidRPr="005A57AE">
        <w:rPr>
          <w:lang w:val="en-GB"/>
        </w:rPr>
        <w:t>practicas</w:t>
      </w:r>
      <w:proofErr w:type="spellEnd"/>
      <w:r w:rsidRPr="005A57AE">
        <w:rPr>
          <w:lang w:val="en-GB"/>
        </w:rPr>
        <w:t>, dc=</w:t>
      </w:r>
      <w:proofErr w:type="spellStart"/>
      <w:r w:rsidRPr="005A57AE">
        <w:rPr>
          <w:lang w:val="en-GB"/>
        </w:rPr>
        <w:t>administracionsistemas</w:t>
      </w:r>
      <w:proofErr w:type="spellEnd"/>
      <w:r w:rsidRPr="005A57AE">
        <w:rPr>
          <w:lang w:val="en-GB"/>
        </w:rPr>
        <w:t>, dc=com</w:t>
      </w:r>
    </w:p>
    <w:p w14:paraId="7D6C6172" w14:textId="5E26E22A" w:rsidR="005A57AE" w:rsidRPr="005A57AE" w:rsidRDefault="005A57AE" w:rsidP="005A57AE">
      <w:pPr>
        <w:pStyle w:val="Prrafodelista"/>
        <w:numPr>
          <w:ilvl w:val="0"/>
          <w:numId w:val="15"/>
        </w:numPr>
        <w:rPr>
          <w:lang w:val="en-GB"/>
        </w:rPr>
      </w:pPr>
      <w:r w:rsidRPr="005A57AE">
        <w:rPr>
          <w:lang w:val="en-GB"/>
        </w:rPr>
        <w:t>LDAP version to use: 3</w:t>
      </w:r>
    </w:p>
    <w:p w14:paraId="41E34009" w14:textId="14BF4ACA" w:rsidR="005A57AE" w:rsidRPr="005A57AE" w:rsidRDefault="005A57AE" w:rsidP="005A57AE">
      <w:pPr>
        <w:pStyle w:val="Prrafodelista"/>
        <w:numPr>
          <w:ilvl w:val="0"/>
          <w:numId w:val="15"/>
        </w:numPr>
        <w:rPr>
          <w:lang w:val="en-GB"/>
        </w:rPr>
      </w:pPr>
      <w:r w:rsidRPr="005A57AE">
        <w:rPr>
          <w:lang w:val="en-GB"/>
        </w:rPr>
        <w:t>Make local root Database admin: Yes</w:t>
      </w:r>
    </w:p>
    <w:p w14:paraId="461C6938" w14:textId="09A4DF95" w:rsidR="005A57AE" w:rsidRDefault="005A57AE" w:rsidP="005A57AE">
      <w:pPr>
        <w:pStyle w:val="Prrafodelista"/>
        <w:numPr>
          <w:ilvl w:val="0"/>
          <w:numId w:val="15"/>
        </w:numPr>
      </w:pPr>
      <w:r w:rsidRPr="005A57AE">
        <w:rPr>
          <w:lang w:val="en-GB"/>
        </w:rPr>
        <w:t xml:space="preserve">Does the LDAP database require login? </w:t>
      </w:r>
      <w:r>
        <w:t>No</w:t>
      </w:r>
    </w:p>
    <w:p w14:paraId="4AFD5BEA" w14:textId="15221373" w:rsidR="005A57AE" w:rsidRDefault="005A57AE" w:rsidP="005A57AE">
      <w:pPr>
        <w:pStyle w:val="Prrafodelista"/>
        <w:numPr>
          <w:ilvl w:val="0"/>
          <w:numId w:val="15"/>
        </w:numPr>
      </w:pPr>
      <w:r>
        <w:t xml:space="preserve">LDAP </w:t>
      </w:r>
      <w:proofErr w:type="spellStart"/>
      <w:r>
        <w:t>account</w:t>
      </w:r>
      <w:proofErr w:type="spellEnd"/>
      <w:r>
        <w:t xml:space="preserve"> for </w:t>
      </w:r>
      <w:proofErr w:type="spellStart"/>
      <w:r>
        <w:t>root</w:t>
      </w:r>
      <w:proofErr w:type="spellEnd"/>
      <w:r>
        <w:t>: Cadena utilizada para iniciar sesión en</w:t>
      </w:r>
    </w:p>
    <w:p w14:paraId="01746858" w14:textId="318E52FF" w:rsidR="005A57AE" w:rsidRDefault="005A57AE" w:rsidP="005A57AE">
      <w:pPr>
        <w:pStyle w:val="Prrafodelista"/>
        <w:numPr>
          <w:ilvl w:val="0"/>
          <w:numId w:val="15"/>
        </w:numPr>
      </w:pPr>
      <w:r>
        <w:t xml:space="preserve">LDAP </w:t>
      </w:r>
      <w:proofErr w:type="spellStart"/>
      <w:r>
        <w:t>root</w:t>
      </w:r>
      <w:proofErr w:type="spellEnd"/>
      <w:r>
        <w:t xml:space="preserve"> </w:t>
      </w:r>
      <w:proofErr w:type="spellStart"/>
      <w:r>
        <w:t>account</w:t>
      </w:r>
      <w:proofErr w:type="spellEnd"/>
      <w:r>
        <w:t xml:space="preserve"> </w:t>
      </w:r>
      <w:proofErr w:type="spellStart"/>
      <w:r>
        <w:t>password</w:t>
      </w:r>
      <w:proofErr w:type="spellEnd"/>
      <w:r>
        <w:t>: Utilizada en pasos anteriores</w:t>
      </w:r>
    </w:p>
    <w:p w14:paraId="3C12BFBA" w14:textId="53F9AFC5" w:rsidR="005948CD" w:rsidRDefault="005948CD" w:rsidP="005948CD"/>
    <w:p w14:paraId="4A11D26A" w14:textId="31F63BE6" w:rsidR="00DD7918" w:rsidRDefault="005948CD" w:rsidP="00DD7918">
      <w:r>
        <w:t xml:space="preserve">Dado que en mi caso, no saltó la interfaz de configuración al instalar los paquetes </w:t>
      </w:r>
      <w:r w:rsidRPr="005948CD">
        <w:rPr>
          <w:b/>
          <w:bCs/>
          <w:i/>
          <w:iCs/>
        </w:rPr>
        <w:t xml:space="preserve">sudo </w:t>
      </w:r>
      <w:proofErr w:type="spellStart"/>
      <w:r w:rsidRPr="005948CD">
        <w:rPr>
          <w:b/>
          <w:bCs/>
          <w:i/>
          <w:iCs/>
        </w:rPr>
        <w:t>apt-get</w:t>
      </w:r>
      <w:proofErr w:type="spellEnd"/>
      <w:r w:rsidRPr="005948CD">
        <w:rPr>
          <w:b/>
          <w:bCs/>
          <w:i/>
          <w:iCs/>
        </w:rPr>
        <w:t xml:space="preserve"> </w:t>
      </w:r>
      <w:proofErr w:type="spellStart"/>
      <w:r w:rsidRPr="005948CD">
        <w:rPr>
          <w:b/>
          <w:bCs/>
          <w:i/>
          <w:iCs/>
        </w:rPr>
        <w:t>install</w:t>
      </w:r>
      <w:proofErr w:type="spellEnd"/>
      <w:r w:rsidRPr="005948CD">
        <w:rPr>
          <w:b/>
          <w:bCs/>
          <w:i/>
          <w:iCs/>
        </w:rPr>
        <w:t xml:space="preserve"> </w:t>
      </w:r>
      <w:proofErr w:type="spellStart"/>
      <w:r w:rsidRPr="005948CD">
        <w:rPr>
          <w:b/>
          <w:bCs/>
          <w:i/>
          <w:iCs/>
        </w:rPr>
        <w:t>libpam-ldap</w:t>
      </w:r>
      <w:proofErr w:type="spellEnd"/>
      <w:r w:rsidRPr="005948CD">
        <w:rPr>
          <w:b/>
          <w:bCs/>
          <w:i/>
          <w:iCs/>
        </w:rPr>
        <w:t xml:space="preserve"> </w:t>
      </w:r>
      <w:proofErr w:type="spellStart"/>
      <w:r w:rsidRPr="005948CD">
        <w:rPr>
          <w:b/>
          <w:bCs/>
          <w:i/>
          <w:iCs/>
        </w:rPr>
        <w:t>nscd</w:t>
      </w:r>
      <w:proofErr w:type="spellEnd"/>
      <w:r>
        <w:t xml:space="preserve">, hice uso del comando </w:t>
      </w:r>
      <w:r w:rsidRPr="005948CD">
        <w:rPr>
          <w:b/>
          <w:bCs/>
          <w:i/>
          <w:iCs/>
        </w:rPr>
        <w:t xml:space="preserve">sudo </w:t>
      </w:r>
      <w:proofErr w:type="spellStart"/>
      <w:r w:rsidRPr="005948CD">
        <w:rPr>
          <w:b/>
          <w:bCs/>
          <w:i/>
          <w:iCs/>
        </w:rPr>
        <w:t>dpkg</w:t>
      </w:r>
      <w:proofErr w:type="spellEnd"/>
      <w:r w:rsidRPr="005948CD">
        <w:rPr>
          <w:b/>
          <w:bCs/>
          <w:i/>
          <w:iCs/>
        </w:rPr>
        <w:t xml:space="preserve">-reconfigure </w:t>
      </w:r>
      <w:proofErr w:type="spellStart"/>
      <w:r w:rsidRPr="005948CD">
        <w:rPr>
          <w:b/>
          <w:bCs/>
          <w:i/>
          <w:iCs/>
        </w:rPr>
        <w:t>ldap-auth-config</w:t>
      </w:r>
      <w:proofErr w:type="spellEnd"/>
      <w:r>
        <w:t xml:space="preserve">.  </w:t>
      </w:r>
      <w:r w:rsidRPr="005948CD">
        <w:drawing>
          <wp:inline distT="0" distB="0" distL="0" distR="0" wp14:anchorId="0157BA49" wp14:editId="063EA55D">
            <wp:extent cx="5964555" cy="1949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64555" cy="194945"/>
                    </a:xfrm>
                    <a:prstGeom prst="rect">
                      <a:avLst/>
                    </a:prstGeom>
                  </pic:spPr>
                </pic:pic>
              </a:graphicData>
            </a:graphic>
          </wp:inline>
        </w:drawing>
      </w:r>
    </w:p>
    <w:p w14:paraId="03ABD28B" w14:textId="2D6C89E8" w:rsidR="00DD7918" w:rsidRDefault="00DD7918" w:rsidP="00DD7918">
      <w:pPr>
        <w:rPr>
          <w:noProof/>
        </w:rPr>
      </w:pPr>
      <w:r w:rsidRPr="00DD7918">
        <w:drawing>
          <wp:inline distT="0" distB="0" distL="0" distR="0" wp14:anchorId="33AD5FC4" wp14:editId="617CAB80">
            <wp:extent cx="5964555" cy="1023620"/>
            <wp:effectExtent l="0" t="0" r="0" b="508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64555" cy="1023620"/>
                    </a:xfrm>
                    <a:prstGeom prst="rect">
                      <a:avLst/>
                    </a:prstGeom>
                  </pic:spPr>
                </pic:pic>
              </a:graphicData>
            </a:graphic>
          </wp:inline>
        </w:drawing>
      </w:r>
      <w:r w:rsidR="005948CD" w:rsidRPr="005948CD">
        <w:rPr>
          <w:noProof/>
        </w:rPr>
        <w:t xml:space="preserve"> </w:t>
      </w:r>
      <w:r w:rsidR="005948CD" w:rsidRPr="005948CD">
        <w:drawing>
          <wp:inline distT="0" distB="0" distL="0" distR="0" wp14:anchorId="5B8827FA" wp14:editId="077E4730">
            <wp:extent cx="5964555" cy="91630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64555" cy="916305"/>
                    </a:xfrm>
                    <a:prstGeom prst="rect">
                      <a:avLst/>
                    </a:prstGeom>
                  </pic:spPr>
                </pic:pic>
              </a:graphicData>
            </a:graphic>
          </wp:inline>
        </w:drawing>
      </w:r>
      <w:r w:rsidR="005948CD" w:rsidRPr="005948CD">
        <w:rPr>
          <w:noProof/>
        </w:rPr>
        <w:t xml:space="preserve"> </w:t>
      </w:r>
      <w:r w:rsidR="005948CD" w:rsidRPr="005948CD">
        <w:rPr>
          <w:noProof/>
        </w:rPr>
        <w:drawing>
          <wp:inline distT="0" distB="0" distL="0" distR="0" wp14:anchorId="3F75E40D" wp14:editId="7EF3960E">
            <wp:extent cx="5964555" cy="5041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4555" cy="504190"/>
                    </a:xfrm>
                    <a:prstGeom prst="rect">
                      <a:avLst/>
                    </a:prstGeom>
                  </pic:spPr>
                </pic:pic>
              </a:graphicData>
            </a:graphic>
          </wp:inline>
        </w:drawing>
      </w:r>
      <w:r w:rsidR="005948CD" w:rsidRPr="005948CD">
        <w:rPr>
          <w:noProof/>
        </w:rPr>
        <w:t xml:space="preserve"> </w:t>
      </w:r>
      <w:r w:rsidR="005948CD" w:rsidRPr="005948CD">
        <w:rPr>
          <w:noProof/>
        </w:rPr>
        <w:drawing>
          <wp:inline distT="0" distB="0" distL="0" distR="0" wp14:anchorId="2701575F" wp14:editId="734656D7">
            <wp:extent cx="5964555" cy="14370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4555" cy="1437005"/>
                    </a:xfrm>
                    <a:prstGeom prst="rect">
                      <a:avLst/>
                    </a:prstGeom>
                  </pic:spPr>
                </pic:pic>
              </a:graphicData>
            </a:graphic>
          </wp:inline>
        </w:drawing>
      </w:r>
      <w:r w:rsidR="005948CD" w:rsidRPr="005948CD">
        <w:rPr>
          <w:noProof/>
        </w:rPr>
        <w:t xml:space="preserve"> </w:t>
      </w:r>
      <w:r w:rsidR="005948CD" w:rsidRPr="005948CD">
        <w:rPr>
          <w:noProof/>
        </w:rPr>
        <w:drawing>
          <wp:inline distT="0" distB="0" distL="0" distR="0" wp14:anchorId="6935B3E7" wp14:editId="5F9DE5C9">
            <wp:extent cx="5964555" cy="1728470"/>
            <wp:effectExtent l="0" t="0" r="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4555" cy="1728470"/>
                    </a:xfrm>
                    <a:prstGeom prst="rect">
                      <a:avLst/>
                    </a:prstGeom>
                  </pic:spPr>
                </pic:pic>
              </a:graphicData>
            </a:graphic>
          </wp:inline>
        </w:drawing>
      </w:r>
      <w:r w:rsidR="005948CD" w:rsidRPr="005948CD">
        <w:rPr>
          <w:noProof/>
        </w:rPr>
        <w:t xml:space="preserve"> </w:t>
      </w:r>
      <w:r w:rsidR="005948CD" w:rsidRPr="005948CD">
        <w:rPr>
          <w:noProof/>
        </w:rPr>
        <w:lastRenderedPageBreak/>
        <w:drawing>
          <wp:inline distT="0" distB="0" distL="0" distR="0" wp14:anchorId="7C1BCC03" wp14:editId="40598E7C">
            <wp:extent cx="5964555" cy="2665730"/>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4555" cy="2665730"/>
                    </a:xfrm>
                    <a:prstGeom prst="rect">
                      <a:avLst/>
                    </a:prstGeom>
                  </pic:spPr>
                </pic:pic>
              </a:graphicData>
            </a:graphic>
          </wp:inline>
        </w:drawing>
      </w:r>
      <w:r w:rsidR="005948CD" w:rsidRPr="005948CD">
        <w:rPr>
          <w:noProof/>
        </w:rPr>
        <w:t xml:space="preserve"> </w:t>
      </w:r>
      <w:r w:rsidR="005948CD" w:rsidRPr="005948CD">
        <w:rPr>
          <w:noProof/>
        </w:rPr>
        <w:drawing>
          <wp:inline distT="0" distB="0" distL="0" distR="0" wp14:anchorId="7AC2EC96" wp14:editId="330713C6">
            <wp:extent cx="5964555" cy="23939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4555" cy="2393950"/>
                    </a:xfrm>
                    <a:prstGeom prst="rect">
                      <a:avLst/>
                    </a:prstGeom>
                  </pic:spPr>
                </pic:pic>
              </a:graphicData>
            </a:graphic>
          </wp:inline>
        </w:drawing>
      </w:r>
    </w:p>
    <w:p w14:paraId="37F343CD" w14:textId="0A7CEF7F" w:rsidR="00A200E3" w:rsidRDefault="00A200E3" w:rsidP="00DD7918">
      <w:pPr>
        <w:rPr>
          <w:noProof/>
        </w:rPr>
      </w:pPr>
    </w:p>
    <w:p w14:paraId="43E6FBC9" w14:textId="70B4642E" w:rsidR="005A57AE" w:rsidRDefault="005A57AE" w:rsidP="005A57AE">
      <w:pPr>
        <w:pStyle w:val="Ttulo1"/>
        <w:jc w:val="both"/>
      </w:pPr>
      <w:bookmarkStart w:id="14" w:name="_Toc86177239"/>
      <w:r>
        <w:t>13. Describe qué incluyen los paquetes instalados en el punto anterior.</w:t>
      </w:r>
      <w:bookmarkEnd w:id="14"/>
    </w:p>
    <w:p w14:paraId="53742CB3" w14:textId="1FF1FC4B" w:rsidR="00A200E3" w:rsidRDefault="00A200E3" w:rsidP="00A200E3">
      <w:pPr>
        <w:jc w:val="both"/>
      </w:pPr>
      <w:r>
        <w:rPr>
          <w:noProof/>
        </w:rPr>
        <w:t>Los paquetes anteriores</w:t>
      </w:r>
      <w:r>
        <w:rPr>
          <w:noProof/>
        </w:rPr>
        <w:t xml:space="preserve"> ofrece</w:t>
      </w:r>
      <w:r>
        <w:rPr>
          <w:noProof/>
        </w:rPr>
        <w:t xml:space="preserve">n sistemas de autentificación que mejoran la seguridad; autentificará a los usuarios en un servidor </w:t>
      </w:r>
      <w:r w:rsidRPr="00A200E3">
        <w:rPr>
          <w:i/>
          <w:iCs/>
          <w:noProof/>
        </w:rPr>
        <w:t>LDAP</w:t>
      </w:r>
      <w:r>
        <w:rPr>
          <w:noProof/>
        </w:rPr>
        <w:t xml:space="preserve"> </w:t>
      </w:r>
      <w:r>
        <w:t xml:space="preserve">en lugar de utilizar los clásicos archivos </w:t>
      </w:r>
      <w:bookmarkStart w:id="15" w:name="_Hlk86172367"/>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passwd</w:t>
      </w:r>
      <w:proofErr w:type="spellEnd"/>
      <w:r>
        <w:t xml:space="preserve">,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group</w:t>
      </w:r>
      <w:proofErr w:type="spellEnd"/>
      <w:r>
        <w:t xml:space="preserve"> y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shadow</w:t>
      </w:r>
      <w:bookmarkEnd w:id="15"/>
      <w:proofErr w:type="spellEnd"/>
      <w:r>
        <w:t xml:space="preserve">. </w:t>
      </w:r>
    </w:p>
    <w:p w14:paraId="0951F79A" w14:textId="4FB09E4D" w:rsidR="00A200E3" w:rsidRDefault="00A200E3" w:rsidP="00A200E3">
      <w:pPr>
        <w:jc w:val="both"/>
      </w:pPr>
      <w:r>
        <w:t xml:space="preserve">La librería </w:t>
      </w:r>
      <w:proofErr w:type="spellStart"/>
      <w:r w:rsidRPr="00A200E3">
        <w:rPr>
          <w:b/>
          <w:bCs/>
          <w:i/>
          <w:iCs/>
        </w:rPr>
        <w:t>pam-ldap</w:t>
      </w:r>
      <w:proofErr w:type="spellEnd"/>
      <w:r w:rsidRPr="00A200E3">
        <w:t xml:space="preserve"> permite que las aplicaciones que utilizan </w:t>
      </w:r>
      <w:r w:rsidRPr="00A200E3">
        <w:rPr>
          <w:b/>
          <w:bCs/>
          <w:i/>
          <w:iCs/>
        </w:rPr>
        <w:t>PAM</w:t>
      </w:r>
      <w:r w:rsidRPr="00A200E3">
        <w:t xml:space="preserve"> para autentificarse, puedan hacerlo mediante un servidor </w:t>
      </w:r>
      <w:r w:rsidRPr="00A200E3">
        <w:rPr>
          <w:i/>
          <w:iCs/>
        </w:rPr>
        <w:t>LDAP</w:t>
      </w:r>
      <w:r w:rsidRPr="00A200E3">
        <w:t xml:space="preserve">. Para que el sistema </w:t>
      </w:r>
      <w:proofErr w:type="spellStart"/>
      <w:r w:rsidRPr="00A200E3">
        <w:t>linux</w:t>
      </w:r>
      <w:proofErr w:type="spellEnd"/>
      <w:r w:rsidRPr="00A200E3">
        <w:t xml:space="preserve"> se autentifique mediante un servidor LDAP es necesario instalar esta librería ya que utiliza PAM. El archivo de configuración de ésta librería es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ldap.conf</w:t>
      </w:r>
      <w:proofErr w:type="spellEnd"/>
      <w:r w:rsidRPr="00A200E3">
        <w:t xml:space="preserve">. Hay otras aplicaciones o servicios que utilizan PAM para la autentificación y por tanto podrían, gracias a la librería </w:t>
      </w:r>
      <w:proofErr w:type="spellStart"/>
      <w:r w:rsidRPr="00A200E3">
        <w:rPr>
          <w:b/>
          <w:bCs/>
          <w:i/>
          <w:iCs/>
        </w:rPr>
        <w:t>pam-ldap</w:t>
      </w:r>
      <w:proofErr w:type="spellEnd"/>
      <w:r w:rsidRPr="00A200E3">
        <w:t>, autentificarse ante un servidor LDAP.</w:t>
      </w:r>
    </w:p>
    <w:p w14:paraId="0F6CCC76" w14:textId="45B5E144" w:rsidR="00A200E3" w:rsidRDefault="00A200E3" w:rsidP="00A200E3">
      <w:pPr>
        <w:jc w:val="both"/>
      </w:pPr>
      <w:r>
        <w:t>Cabe destacar que p</w:t>
      </w:r>
      <w:r>
        <w:t xml:space="preserve">ara especificar el modo de autentificación de cada servicio es necesario configurar los archivos que se encuentran en la carpeta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pam.d</w:t>
      </w:r>
      <w:proofErr w:type="spellEnd"/>
      <w:r w:rsidRPr="00A200E3">
        <w:rPr>
          <w:b/>
          <w:bCs/>
          <w:i/>
          <w:iCs/>
        </w:rPr>
        <w:t>/</w:t>
      </w:r>
      <w:r>
        <w:t>.</w:t>
      </w:r>
    </w:p>
    <w:p w14:paraId="1F195137" w14:textId="1047E251" w:rsidR="00A200E3" w:rsidRPr="00A200E3" w:rsidRDefault="00A200E3" w:rsidP="00A200E3">
      <w:pPr>
        <w:jc w:val="both"/>
      </w:pPr>
      <w:r>
        <w:t xml:space="preserve">Por otro lado, la librería </w:t>
      </w:r>
      <w:proofErr w:type="spellStart"/>
      <w:r>
        <w:t>nss</w:t>
      </w:r>
      <w:r w:rsidRPr="00A200E3">
        <w:t>-</w:t>
      </w:r>
      <w:r>
        <w:t>ldap</w:t>
      </w:r>
      <w:proofErr w:type="spellEnd"/>
      <w:r>
        <w:t xml:space="preserve"> permite que un servidor LDAP suplante a los archivos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passwd</w:t>
      </w:r>
      <w:proofErr w:type="spellEnd"/>
      <w:r>
        <w:t xml:space="preserve">,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group</w:t>
      </w:r>
      <w:proofErr w:type="spellEnd"/>
      <w:r>
        <w:t xml:space="preserve"> y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shadow</w:t>
      </w:r>
      <w:proofErr w:type="spellEnd"/>
      <w:r>
        <w:rPr>
          <w:b/>
          <w:bCs/>
          <w:i/>
          <w:iCs/>
        </w:rPr>
        <w:t xml:space="preserve"> </w:t>
      </w:r>
      <w:r>
        <w:t xml:space="preserve">como bases de datos del sistema. Toma la configuración del archivo anterior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ldap.conf</w:t>
      </w:r>
      <w:proofErr w:type="spellEnd"/>
      <w:r>
        <w:t xml:space="preserve">. Además, hay que configurar el archivo </w:t>
      </w:r>
      <w:r w:rsidRPr="00A200E3">
        <w:rPr>
          <w:b/>
          <w:bCs/>
          <w:i/>
          <w:iCs/>
        </w:rPr>
        <w:t>/</w:t>
      </w:r>
      <w:proofErr w:type="spellStart"/>
      <w:r w:rsidRPr="00A200E3">
        <w:rPr>
          <w:b/>
          <w:bCs/>
          <w:i/>
          <w:iCs/>
        </w:rPr>
        <w:t>etc</w:t>
      </w:r>
      <w:proofErr w:type="spellEnd"/>
      <w:r w:rsidRPr="00A200E3">
        <w:rPr>
          <w:b/>
          <w:bCs/>
          <w:i/>
          <w:iCs/>
        </w:rPr>
        <w:t>/</w:t>
      </w:r>
      <w:proofErr w:type="spellStart"/>
      <w:r w:rsidRPr="00A200E3">
        <w:rPr>
          <w:b/>
          <w:bCs/>
          <w:i/>
          <w:iCs/>
        </w:rPr>
        <w:t>nsswitch.conf</w:t>
      </w:r>
      <w:proofErr w:type="spellEnd"/>
      <w:r>
        <w:t xml:space="preserve"> para que se utilice </w:t>
      </w:r>
      <w:r w:rsidRPr="00A200E3">
        <w:rPr>
          <w:i/>
          <w:iCs/>
        </w:rPr>
        <w:t>LDAP</w:t>
      </w:r>
      <w:r>
        <w:t xml:space="preserve"> como base de datos del sistema en lugar de los otros 3 archivos mencionados. </w:t>
      </w:r>
    </w:p>
    <w:p w14:paraId="0F56398C" w14:textId="0F665592" w:rsidR="005A57AE" w:rsidRDefault="005A57AE" w:rsidP="00A200E3">
      <w:pPr>
        <w:pStyle w:val="Ttulo1"/>
      </w:pPr>
      <w:bookmarkStart w:id="16" w:name="_Toc86177240"/>
      <w:r>
        <w:lastRenderedPageBreak/>
        <w:t>14. Realizar las siguientes modificaciones en la configuración y adjuntar capturas de pantalla:</w:t>
      </w:r>
      <w:bookmarkEnd w:id="16"/>
    </w:p>
    <w:p w14:paraId="7236147B" w14:textId="0267B448" w:rsidR="005A57AE" w:rsidRDefault="005A57AE" w:rsidP="005A57AE">
      <w:pPr>
        <w:pStyle w:val="Prrafodelista"/>
        <w:numPr>
          <w:ilvl w:val="0"/>
          <w:numId w:val="16"/>
        </w:numPr>
      </w:pPr>
      <w:r>
        <w:t>En el fichero /</w:t>
      </w:r>
      <w:proofErr w:type="spellStart"/>
      <w:r>
        <w:t>etc</w:t>
      </w:r>
      <w:proofErr w:type="spellEnd"/>
      <w:r>
        <w:t>/</w:t>
      </w:r>
      <w:proofErr w:type="spellStart"/>
      <w:r>
        <w:t>nsswitch.conf</w:t>
      </w:r>
      <w:proofErr w:type="spellEnd"/>
      <w:r>
        <w:t xml:space="preserve"> para garantizar que los usuarios sean buscados dentro del directorio LDAP. Debes agregar </w:t>
      </w:r>
      <w:proofErr w:type="spellStart"/>
      <w:r>
        <w:t>ldap</w:t>
      </w:r>
      <w:proofErr w:type="spellEnd"/>
      <w:r>
        <w:t xml:space="preserve"> al final de las líneas </w:t>
      </w:r>
      <w:proofErr w:type="spellStart"/>
      <w:r>
        <w:t>passwd</w:t>
      </w:r>
      <w:proofErr w:type="spellEnd"/>
      <w:r>
        <w:t xml:space="preserve">, </w:t>
      </w:r>
      <w:proofErr w:type="spellStart"/>
      <w:r>
        <w:t>group</w:t>
      </w:r>
      <w:proofErr w:type="spellEnd"/>
      <w:r>
        <w:t xml:space="preserve"> y </w:t>
      </w:r>
      <w:proofErr w:type="spellStart"/>
      <w:r>
        <w:t>shadow</w:t>
      </w:r>
      <w:proofErr w:type="spellEnd"/>
    </w:p>
    <w:p w14:paraId="58A60EB6" w14:textId="3464F637" w:rsidR="005A57AE" w:rsidRDefault="005A57AE" w:rsidP="005A57AE">
      <w:pPr>
        <w:pStyle w:val="Prrafodelista"/>
        <w:numPr>
          <w:ilvl w:val="0"/>
          <w:numId w:val="16"/>
        </w:numPr>
      </w:pPr>
      <w:r>
        <w:t>En el fichero /</w:t>
      </w:r>
      <w:proofErr w:type="spellStart"/>
      <w:r>
        <w:t>etc</w:t>
      </w:r>
      <w:proofErr w:type="spellEnd"/>
      <w:r>
        <w:t>/</w:t>
      </w:r>
      <w:proofErr w:type="spellStart"/>
      <w:r>
        <w:t>pam.d</w:t>
      </w:r>
      <w:proofErr w:type="spellEnd"/>
      <w:r>
        <w:t>/</w:t>
      </w:r>
      <w:proofErr w:type="spellStart"/>
      <w:r>
        <w:t>common-session</w:t>
      </w:r>
      <w:proofErr w:type="spellEnd"/>
      <w:r>
        <w:t xml:space="preserve"> agregar la siguiente línea al final: </w:t>
      </w:r>
      <w:proofErr w:type="spellStart"/>
      <w:r w:rsidRPr="005A57AE">
        <w:t>session</w:t>
      </w:r>
      <w:proofErr w:type="spellEnd"/>
      <w:r w:rsidRPr="005A57AE">
        <w:t xml:space="preserve"> </w:t>
      </w:r>
      <w:proofErr w:type="spellStart"/>
      <w:r w:rsidRPr="005A57AE">
        <w:t>required</w:t>
      </w:r>
      <w:proofErr w:type="spellEnd"/>
      <w:r w:rsidRPr="005A57AE">
        <w:t xml:space="preserve"> pam_mkhomedir.so </w:t>
      </w:r>
      <w:proofErr w:type="spellStart"/>
      <w:r w:rsidRPr="005A57AE">
        <w:t>skel</w:t>
      </w:r>
      <w:proofErr w:type="spellEnd"/>
      <w:r w:rsidRPr="005A57AE">
        <w:t>=/</w:t>
      </w:r>
      <w:proofErr w:type="spellStart"/>
      <w:r w:rsidRPr="005A57AE">
        <w:t>etc</w:t>
      </w:r>
      <w:proofErr w:type="spellEnd"/>
      <w:r w:rsidRPr="005A57AE">
        <w:t>/</w:t>
      </w:r>
      <w:proofErr w:type="spellStart"/>
      <w:r w:rsidRPr="005A57AE">
        <w:t>skel</w:t>
      </w:r>
      <w:proofErr w:type="spellEnd"/>
      <w:r w:rsidRPr="005A57AE">
        <w:t xml:space="preserve"> </w:t>
      </w:r>
      <w:proofErr w:type="spellStart"/>
      <w:r w:rsidRPr="005A57AE">
        <w:t>umask</w:t>
      </w:r>
      <w:proofErr w:type="spellEnd"/>
      <w:r w:rsidRPr="005A57AE">
        <w:t>=0022</w:t>
      </w:r>
    </w:p>
    <w:p w14:paraId="20467153" w14:textId="47AC207C" w:rsidR="0018703B" w:rsidRDefault="0018703B" w:rsidP="0018703B"/>
    <w:p w14:paraId="31671E53" w14:textId="4F8ADFBB" w:rsidR="0018703B" w:rsidRPr="005A57AE" w:rsidRDefault="0018703B" w:rsidP="0018703B">
      <w:r w:rsidRPr="0018703B">
        <w:drawing>
          <wp:inline distT="0" distB="0" distL="0" distR="0" wp14:anchorId="63135640" wp14:editId="3EDF54BC">
            <wp:extent cx="2927268" cy="1766395"/>
            <wp:effectExtent l="0" t="0" r="6985"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7828" cy="1863281"/>
                    </a:xfrm>
                    <a:prstGeom prst="rect">
                      <a:avLst/>
                    </a:prstGeom>
                  </pic:spPr>
                </pic:pic>
              </a:graphicData>
            </a:graphic>
          </wp:inline>
        </w:drawing>
      </w:r>
      <w:r>
        <w:t xml:space="preserve"> </w:t>
      </w:r>
      <w:r w:rsidRPr="0018703B">
        <w:drawing>
          <wp:inline distT="0" distB="0" distL="0" distR="0" wp14:anchorId="6B8C173B" wp14:editId="3FD0FD1C">
            <wp:extent cx="2949443" cy="2755075"/>
            <wp:effectExtent l="0" t="0" r="381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56" cy="2776011"/>
                    </a:xfrm>
                    <a:prstGeom prst="rect">
                      <a:avLst/>
                    </a:prstGeom>
                  </pic:spPr>
                </pic:pic>
              </a:graphicData>
            </a:graphic>
          </wp:inline>
        </w:drawing>
      </w:r>
    </w:p>
    <w:p w14:paraId="036F4953" w14:textId="38B67703" w:rsidR="00A465FE" w:rsidRDefault="00A465FE" w:rsidP="00A465FE">
      <w:pPr>
        <w:pStyle w:val="Ttulo1"/>
        <w:jc w:val="both"/>
      </w:pPr>
      <w:bookmarkStart w:id="17" w:name="_Toc86177241"/>
      <w:r>
        <w:t>15. Reflexión personal sobre la práctica</w:t>
      </w:r>
      <w:bookmarkEnd w:id="17"/>
    </w:p>
    <w:p w14:paraId="4B0074E6" w14:textId="77777777" w:rsidR="0003665D" w:rsidRPr="0003665D" w:rsidRDefault="0003665D" w:rsidP="0003665D"/>
    <w:p w14:paraId="07DB6042" w14:textId="479CB45D" w:rsidR="00253F3F" w:rsidRDefault="00A465FE" w:rsidP="00A465FE">
      <w:pPr>
        <w:jc w:val="both"/>
      </w:pPr>
      <w:r>
        <w:t xml:space="preserve">LDAP parece un sistema extremadamente útil para un administrador de sistemas en grandes corporaciones, y da la impresión de que con lo visto en esta práctica apenas rozamos la superficie. Aún así, he tenido numerosos problemas y ha sido realmente complicado hacer que todo funcionara, lo cual me </w:t>
      </w:r>
      <w:r w:rsidR="0003665D">
        <w:t xml:space="preserve">hace pensar que la comprensión total de lo que se puede llegar a hacer con un servidor LDAP requiere mucho más estudio. </w:t>
      </w:r>
    </w:p>
    <w:p w14:paraId="61C02D79" w14:textId="4CECEFC0" w:rsidR="0003665D" w:rsidRDefault="0003665D" w:rsidP="00A465FE">
      <w:pPr>
        <w:jc w:val="both"/>
      </w:pPr>
      <w:r>
        <w:t xml:space="preserve">También hay que destacar la falta de tutoriales que se encuentran online, al menos, de las versiones actuales de Ubuntu Server ( había varias guías de 2008 con versiones muy antiguas pero casi ninguna de la </w:t>
      </w:r>
      <w:r w:rsidRPr="0003665D">
        <w:t>20.04.3 LTS</w:t>
      </w:r>
      <w:r>
        <w:t xml:space="preserve">) o el resto de paquetes requeridos durante la instalación y configuración. </w:t>
      </w:r>
    </w:p>
    <w:p w14:paraId="62A6BFCE" w14:textId="77777777" w:rsidR="0003665D" w:rsidRDefault="0003665D" w:rsidP="0003665D">
      <w:pPr>
        <w:jc w:val="both"/>
      </w:pPr>
      <w:r>
        <w:t xml:space="preserve">Las similitudes que tiene </w:t>
      </w:r>
      <w:proofErr w:type="spellStart"/>
      <w:r>
        <w:t>phpLDAPadmin</w:t>
      </w:r>
      <w:proofErr w:type="spellEnd"/>
      <w:r>
        <w:t xml:space="preserve"> con </w:t>
      </w:r>
      <w:proofErr w:type="spellStart"/>
      <w:r>
        <w:t>myPhpAdmin</w:t>
      </w:r>
      <w:proofErr w:type="spellEnd"/>
      <w:r>
        <w:t xml:space="preserve"> en cuanto a la interfaz gráfica han sido realmente oportunas para navegar por ella, aunque también se ha visto durante la investigación realizada para documentar este proyecto que se pueden realizar las mismas tareas de creación de grupos y usuarios desde la consola. </w:t>
      </w:r>
    </w:p>
    <w:p w14:paraId="04FF5FB1" w14:textId="1FBBCF1D" w:rsidR="00A465FE" w:rsidRPr="00A465FE" w:rsidRDefault="0003665D" w:rsidP="0003665D">
      <w:pPr>
        <w:jc w:val="both"/>
      </w:pPr>
      <w:r>
        <w:t xml:space="preserve">En general, una herramienta con gran potencial especialmente para gestionar usuarios de grandes corporaciones. </w:t>
      </w:r>
    </w:p>
    <w:p w14:paraId="3A98D29E" w14:textId="77777777" w:rsidR="00253F3F" w:rsidRDefault="00A465FE" w:rsidP="005A57AE">
      <w:pPr>
        <w:pStyle w:val="Ttulo1"/>
        <w:jc w:val="both"/>
      </w:pPr>
      <w:bookmarkStart w:id="18" w:name="_Toc86177242"/>
      <w:r>
        <w:lastRenderedPageBreak/>
        <w:t>Desafío</w:t>
      </w:r>
      <w:r>
        <w:t xml:space="preserve">. </w:t>
      </w:r>
      <w:r w:rsidRPr="00A465FE">
        <w:t xml:space="preserve">Con  </w:t>
      </w:r>
      <w:proofErr w:type="spellStart"/>
      <w:r>
        <w:t>JXplorer</w:t>
      </w:r>
      <w:proofErr w:type="spellEnd"/>
      <w:r>
        <w:t xml:space="preserve"> </w:t>
      </w:r>
      <w:r w:rsidRPr="00A465FE">
        <w:t>debes  conectarte  a  tu máquina virtual. Adjunta una breve descripción de los pasos seguidos y una captura de pantalla del árbol generado.</w:t>
      </w:r>
      <w:bookmarkEnd w:id="18"/>
    </w:p>
    <w:p w14:paraId="397C70BB" w14:textId="3F7C0FF2" w:rsidR="00FF47EC" w:rsidRDefault="00253F3F" w:rsidP="00253F3F">
      <w:r w:rsidRPr="00253F3F">
        <w:rPr>
          <w:noProof/>
        </w:rPr>
        <w:t xml:space="preserve"> </w:t>
      </w:r>
      <w:r w:rsidRPr="00253F3F">
        <w:rPr>
          <w:noProof/>
        </w:rPr>
        <w:drawing>
          <wp:inline distT="0" distB="0" distL="0" distR="0" wp14:anchorId="47251E75" wp14:editId="7543986A">
            <wp:extent cx="2612032" cy="196501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0569" cy="1994006"/>
                    </a:xfrm>
                    <a:prstGeom prst="rect">
                      <a:avLst/>
                    </a:prstGeom>
                  </pic:spPr>
                </pic:pic>
              </a:graphicData>
            </a:graphic>
          </wp:inline>
        </w:drawing>
      </w:r>
      <w:r w:rsidRPr="00253F3F">
        <w:rPr>
          <w:noProof/>
        </w:rPr>
        <w:t xml:space="preserve"> </w:t>
      </w:r>
      <w:r w:rsidRPr="00253F3F">
        <w:drawing>
          <wp:inline distT="0" distB="0" distL="0" distR="0" wp14:anchorId="566109D3" wp14:editId="2FC2EF14">
            <wp:extent cx="2923514" cy="1977645"/>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96256" cy="2026852"/>
                    </a:xfrm>
                    <a:prstGeom prst="rect">
                      <a:avLst/>
                    </a:prstGeom>
                  </pic:spPr>
                </pic:pic>
              </a:graphicData>
            </a:graphic>
          </wp:inline>
        </w:drawing>
      </w:r>
    </w:p>
    <w:p w14:paraId="5E0C344F" w14:textId="0907A8A2" w:rsidR="00253F3F" w:rsidRDefault="00253F3F" w:rsidP="00253F3F"/>
    <w:p w14:paraId="05DD1716" w14:textId="23B0A663" w:rsidR="00253F3F" w:rsidRDefault="00253F3F" w:rsidP="00253F3F">
      <w:pPr>
        <w:jc w:val="both"/>
      </w:pPr>
      <w:r>
        <w:t xml:space="preserve">Clicando en el botón superior izquierda se abrirá una ventana para conectarse al servidor LDAP, en ella, escribiremos la </w:t>
      </w:r>
      <w:proofErr w:type="spellStart"/>
      <w:r>
        <w:t>ip</w:t>
      </w:r>
      <w:proofErr w:type="spellEnd"/>
      <w:r>
        <w:t xml:space="preserve"> de la máquina y en </w:t>
      </w:r>
      <w:proofErr w:type="spellStart"/>
      <w:r>
        <w:t>security</w:t>
      </w:r>
      <w:proofErr w:type="spellEnd"/>
      <w:r>
        <w:t xml:space="preserve"> la opción de </w:t>
      </w:r>
      <w:proofErr w:type="spellStart"/>
      <w:r>
        <w:t>Use</w:t>
      </w:r>
      <w:r w:rsidRPr="00253F3F">
        <w:t>r</w:t>
      </w:r>
      <w:r>
        <w:t>+Password</w:t>
      </w:r>
      <w:proofErr w:type="spellEnd"/>
      <w:r>
        <w:t xml:space="preserve">. En </w:t>
      </w:r>
      <w:proofErr w:type="spellStart"/>
      <w:r>
        <w:t>user</w:t>
      </w:r>
      <w:proofErr w:type="spellEnd"/>
      <w:r>
        <w:t xml:space="preserve"> </w:t>
      </w:r>
      <w:proofErr w:type="spellStart"/>
      <w:r>
        <w:t>dn</w:t>
      </w:r>
      <w:proofErr w:type="spellEnd"/>
      <w:r>
        <w:t xml:space="preserve"> la cadena utilizada anteriormente para acceder ( </w:t>
      </w:r>
      <w:proofErr w:type="spellStart"/>
      <w:r w:rsidRPr="00977A38">
        <w:rPr>
          <w:b/>
          <w:bCs/>
          <w:i/>
          <w:iCs/>
        </w:rPr>
        <w:t>cn</w:t>
      </w:r>
      <w:proofErr w:type="spellEnd"/>
      <w:r w:rsidRPr="00977A38">
        <w:rPr>
          <w:b/>
          <w:bCs/>
          <w:i/>
          <w:iCs/>
        </w:rPr>
        <w:t>=</w:t>
      </w:r>
      <w:proofErr w:type="spellStart"/>
      <w:r w:rsidRPr="00977A38">
        <w:rPr>
          <w:b/>
          <w:bCs/>
          <w:i/>
          <w:iCs/>
        </w:rPr>
        <w:t>admin,dc</w:t>
      </w:r>
      <w:proofErr w:type="spellEnd"/>
      <w:r w:rsidRPr="00977A38">
        <w:rPr>
          <w:b/>
          <w:bCs/>
          <w:i/>
          <w:iCs/>
        </w:rPr>
        <w:t>=</w:t>
      </w:r>
      <w:proofErr w:type="spellStart"/>
      <w:r w:rsidRPr="00977A38">
        <w:rPr>
          <w:b/>
          <w:bCs/>
          <w:i/>
          <w:iCs/>
        </w:rPr>
        <w:t>practicas,dc</w:t>
      </w:r>
      <w:proofErr w:type="spellEnd"/>
      <w:r w:rsidRPr="00977A38">
        <w:rPr>
          <w:b/>
          <w:bCs/>
          <w:i/>
          <w:iCs/>
        </w:rPr>
        <w:t>=</w:t>
      </w:r>
      <w:proofErr w:type="spellStart"/>
      <w:r w:rsidRPr="00977A38">
        <w:rPr>
          <w:b/>
          <w:bCs/>
          <w:i/>
          <w:iCs/>
        </w:rPr>
        <w:t>administracionsistemas</w:t>
      </w:r>
      <w:proofErr w:type="spellEnd"/>
      <w:r w:rsidRPr="00977A38">
        <w:rPr>
          <w:b/>
          <w:bCs/>
          <w:i/>
          <w:iCs/>
        </w:rPr>
        <w:t xml:space="preserve">, </w:t>
      </w:r>
      <w:proofErr w:type="spellStart"/>
      <w:r w:rsidRPr="00977A38">
        <w:rPr>
          <w:b/>
          <w:bCs/>
          <w:i/>
          <w:iCs/>
        </w:rPr>
        <w:t>dc</w:t>
      </w:r>
      <w:proofErr w:type="spellEnd"/>
      <w:r w:rsidRPr="00977A38">
        <w:rPr>
          <w:b/>
          <w:bCs/>
          <w:i/>
          <w:iCs/>
        </w:rPr>
        <w:t>=</w:t>
      </w:r>
      <w:proofErr w:type="spellStart"/>
      <w:r w:rsidRPr="00977A38">
        <w:rPr>
          <w:b/>
          <w:bCs/>
          <w:i/>
          <w:iCs/>
        </w:rPr>
        <w:t>com</w:t>
      </w:r>
      <w:proofErr w:type="spellEnd"/>
      <w:r>
        <w:rPr>
          <w:b/>
          <w:bCs/>
          <w:i/>
          <w:iCs/>
        </w:rPr>
        <w:t xml:space="preserve"> </w:t>
      </w:r>
      <w:r>
        <w:t xml:space="preserve">) y su contraseña. Al darle a ok ya se habrá accedido al servidor. </w:t>
      </w:r>
    </w:p>
    <w:p w14:paraId="4AEBDF88" w14:textId="55EB4DC1" w:rsidR="00253F3F" w:rsidRDefault="00253F3F" w:rsidP="00253F3F">
      <w:pPr>
        <w:jc w:val="both"/>
      </w:pPr>
    </w:p>
    <w:p w14:paraId="3F12CDCA" w14:textId="06167FBB" w:rsidR="00253F3F" w:rsidRDefault="00253F3F" w:rsidP="00253F3F">
      <w:pPr>
        <w:jc w:val="both"/>
      </w:pPr>
      <w:r>
        <w:t xml:space="preserve">El árbol generado se corresponde con el creado anteriormente desde </w:t>
      </w:r>
      <w:proofErr w:type="spellStart"/>
      <w:r>
        <w:t>phpLDAPadmin</w:t>
      </w:r>
      <w:proofErr w:type="spellEnd"/>
      <w:r>
        <w:t xml:space="preserve"> de los OU grupos</w:t>
      </w:r>
      <w:r w:rsidRPr="00253F3F">
        <w:t>:</w:t>
      </w:r>
    </w:p>
    <w:p w14:paraId="282EC9D4" w14:textId="578B3061" w:rsidR="00253F3F" w:rsidRPr="00253F3F" w:rsidRDefault="00253F3F" w:rsidP="00253F3F">
      <w:pPr>
        <w:jc w:val="center"/>
      </w:pPr>
      <w:r w:rsidRPr="00253F3F">
        <w:drawing>
          <wp:inline distT="0" distB="0" distL="0" distR="0" wp14:anchorId="11CBD674" wp14:editId="53EED21E">
            <wp:extent cx="2724530" cy="2210108"/>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24530" cy="2210108"/>
                    </a:xfrm>
                    <a:prstGeom prst="rect">
                      <a:avLst/>
                    </a:prstGeom>
                  </pic:spPr>
                </pic:pic>
              </a:graphicData>
            </a:graphic>
          </wp:inline>
        </w:drawing>
      </w:r>
    </w:p>
    <w:sectPr w:rsidR="00253F3F" w:rsidRPr="00253F3F">
      <w:headerReference w:type="default" r:id="rId47"/>
      <w:footerReference w:type="default" r:id="rId48"/>
      <w:pgSz w:w="11900" w:h="16820"/>
      <w:pgMar w:top="688" w:right="1232" w:bottom="746" w:left="1275" w:header="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78F56" w14:textId="77777777" w:rsidR="00162DFF" w:rsidRDefault="00162DFF">
      <w:pPr>
        <w:spacing w:line="240" w:lineRule="auto"/>
      </w:pPr>
      <w:r>
        <w:separator/>
      </w:r>
    </w:p>
  </w:endnote>
  <w:endnote w:type="continuationSeparator" w:id="0">
    <w:p w14:paraId="06589346" w14:textId="77777777" w:rsidR="00162DFF" w:rsidRDefault="00162D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Proxima Nova">
    <w:altName w:val="Tahoma"/>
    <w:charset w:val="00"/>
    <w:family w:val="auto"/>
    <w:pitch w:val="default"/>
  </w:font>
  <w:font w:name="Franklin Gothic">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1387020"/>
      <w:docPartObj>
        <w:docPartGallery w:val="Page Numbers (Bottom of Page)"/>
        <w:docPartUnique/>
      </w:docPartObj>
    </w:sdtPr>
    <w:sdtEndPr/>
    <w:sdtContent>
      <w:p w14:paraId="409A5AB1" w14:textId="2698A5DA" w:rsidR="008F2205" w:rsidRDefault="008F2205">
        <w:pPr>
          <w:pStyle w:val="Piedepgina"/>
          <w:jc w:val="center"/>
        </w:pPr>
        <w:r>
          <w:fldChar w:fldCharType="begin"/>
        </w:r>
        <w:r>
          <w:instrText>PAGE   \* MERGEFORMAT</w:instrText>
        </w:r>
        <w:r>
          <w:fldChar w:fldCharType="separate"/>
        </w:r>
        <w:r>
          <w:t>2</w:t>
        </w:r>
        <w:r>
          <w:fldChar w:fldCharType="end"/>
        </w:r>
      </w:p>
    </w:sdtContent>
  </w:sdt>
  <w:p w14:paraId="6A90D83D" w14:textId="77777777" w:rsidR="008F2205" w:rsidRDefault="008F22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29E3A8" w14:textId="77777777" w:rsidR="00162DFF" w:rsidRDefault="00162DFF">
      <w:pPr>
        <w:spacing w:line="240" w:lineRule="auto"/>
      </w:pPr>
      <w:r>
        <w:separator/>
      </w:r>
    </w:p>
  </w:footnote>
  <w:footnote w:type="continuationSeparator" w:id="0">
    <w:p w14:paraId="349BB754" w14:textId="77777777" w:rsidR="00162DFF" w:rsidRDefault="00162D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E67007" w14:textId="77777777" w:rsidR="008F2205" w:rsidRDefault="008F2205"/>
  <w:p w14:paraId="3A6460A9" w14:textId="65453498" w:rsidR="008F2205" w:rsidRDefault="00F334CB">
    <w:r>
      <w:t>Administración de Sistemas</w:t>
    </w:r>
    <w:r w:rsidR="008F2205">
      <w:t xml:space="preserve"> - Marcos Somoza </w:t>
    </w:r>
    <w:r w:rsidR="008F2205">
      <w:tab/>
    </w:r>
    <w:r w:rsidR="008F2205">
      <w:tab/>
    </w:r>
    <w:r w:rsidR="008F2205">
      <w:tab/>
      <w:t xml:space="preserve">                               Práctica </w:t>
    </w:r>
    <w:r>
      <w:t>3</w:t>
    </w:r>
    <w:r w:rsidR="008F2205">
      <w:t xml:space="preserve"> </w:t>
    </w:r>
  </w:p>
  <w:p w14:paraId="37DCFC00" w14:textId="77777777" w:rsidR="008F2205" w:rsidRDefault="008F2205">
    <w:pPr>
      <w:spacing w:line="312" w:lineRule="auto"/>
      <w:jc w:val="both"/>
    </w:pPr>
    <w:r>
      <w:rPr>
        <w:rFonts w:ascii="Proxima Nova" w:eastAsia="Proxima Nova" w:hAnsi="Proxima Nova" w:cs="Proxima Nova"/>
        <w:noProof/>
        <w:color w:val="353744"/>
      </w:rPr>
      <w:drawing>
        <wp:inline distT="114300" distB="114300" distL="114300" distR="114300" wp14:anchorId="70126B03" wp14:editId="0DA041A9">
          <wp:extent cx="5943600" cy="1905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75000" b="75000"/>
                  <a:stretch>
                    <a:fillRect/>
                  </a:stretch>
                </pic:blipFill>
                <pic:spPr>
                  <a:xfrm>
                    <a:off x="0" y="0"/>
                    <a:ext cx="5943600" cy="190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F5C8A"/>
    <w:multiLevelType w:val="hybridMultilevel"/>
    <w:tmpl w:val="C4F0E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586446"/>
    <w:multiLevelType w:val="hybridMultilevel"/>
    <w:tmpl w:val="3DE8526C"/>
    <w:lvl w:ilvl="0" w:tplc="B0821F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4F7894"/>
    <w:multiLevelType w:val="multilevel"/>
    <w:tmpl w:val="23026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FF57B7"/>
    <w:multiLevelType w:val="multilevel"/>
    <w:tmpl w:val="B34CF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296480"/>
    <w:multiLevelType w:val="hybridMultilevel"/>
    <w:tmpl w:val="B1CC4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A405994"/>
    <w:multiLevelType w:val="multilevel"/>
    <w:tmpl w:val="795AD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C97B58"/>
    <w:multiLevelType w:val="hybridMultilevel"/>
    <w:tmpl w:val="62CA7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140075"/>
    <w:multiLevelType w:val="hybridMultilevel"/>
    <w:tmpl w:val="49E2B0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5E6543"/>
    <w:multiLevelType w:val="hybridMultilevel"/>
    <w:tmpl w:val="85C2E4C0"/>
    <w:lvl w:ilvl="0" w:tplc="2D7C6C9E">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369385D"/>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10" w15:restartNumberingAfterBreak="0">
    <w:nsid w:val="547C5F0D"/>
    <w:multiLevelType w:val="hybridMultilevel"/>
    <w:tmpl w:val="94CCB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DD152E3"/>
    <w:multiLevelType w:val="hybridMultilevel"/>
    <w:tmpl w:val="36969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7F627BC"/>
    <w:multiLevelType w:val="hybridMultilevel"/>
    <w:tmpl w:val="4006B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7FA1C26"/>
    <w:multiLevelType w:val="multilevel"/>
    <w:tmpl w:val="E3CE1794"/>
    <w:lvl w:ilvl="0">
      <w:start w:val="1"/>
      <w:numFmt w:val="decimal"/>
      <w:lvlText w:val="%1."/>
      <w:lvlJc w:val="left"/>
      <w:pPr>
        <w:ind w:left="810" w:hanging="450"/>
      </w:pPr>
      <w:rPr>
        <w:rFonts w:hint="default"/>
      </w:rPr>
    </w:lvl>
    <w:lvl w:ilvl="1">
      <w:start w:val="1"/>
      <w:numFmt w:val="decimal"/>
      <w:isLgl/>
      <w:lvlText w:val="%1.%2"/>
      <w:lvlJc w:val="left"/>
      <w:pPr>
        <w:ind w:left="1425" w:hanging="705"/>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160" w:hanging="72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240" w:hanging="108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320" w:hanging="1440"/>
      </w:pPr>
      <w:rPr>
        <w:rFonts w:hint="default"/>
        <w:sz w:val="32"/>
      </w:rPr>
    </w:lvl>
    <w:lvl w:ilvl="8">
      <w:start w:val="1"/>
      <w:numFmt w:val="decimal"/>
      <w:isLgl/>
      <w:lvlText w:val="%1.%2.%3.%4.%5.%6.%7.%8.%9"/>
      <w:lvlJc w:val="left"/>
      <w:pPr>
        <w:ind w:left="5040" w:hanging="1800"/>
      </w:pPr>
      <w:rPr>
        <w:rFonts w:hint="default"/>
        <w:sz w:val="32"/>
      </w:rPr>
    </w:lvl>
  </w:abstractNum>
  <w:abstractNum w:abstractNumId="14" w15:restartNumberingAfterBreak="0">
    <w:nsid w:val="79853128"/>
    <w:multiLevelType w:val="hybridMultilevel"/>
    <w:tmpl w:val="35C4E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E100F03"/>
    <w:multiLevelType w:val="multilevel"/>
    <w:tmpl w:val="3D86A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5"/>
  </w:num>
  <w:num w:numId="3">
    <w:abstractNumId w:val="15"/>
  </w:num>
  <w:num w:numId="4">
    <w:abstractNumId w:val="2"/>
  </w:num>
  <w:num w:numId="5">
    <w:abstractNumId w:val="9"/>
  </w:num>
  <w:num w:numId="6">
    <w:abstractNumId w:val="1"/>
  </w:num>
  <w:num w:numId="7">
    <w:abstractNumId w:val="8"/>
  </w:num>
  <w:num w:numId="8">
    <w:abstractNumId w:val="13"/>
  </w:num>
  <w:num w:numId="9">
    <w:abstractNumId w:val="7"/>
  </w:num>
  <w:num w:numId="10">
    <w:abstractNumId w:val="11"/>
  </w:num>
  <w:num w:numId="11">
    <w:abstractNumId w:val="12"/>
  </w:num>
  <w:num w:numId="12">
    <w:abstractNumId w:val="0"/>
  </w:num>
  <w:num w:numId="13">
    <w:abstractNumId w:val="14"/>
  </w:num>
  <w:num w:numId="14">
    <w:abstractNumId w:val="6"/>
  </w:num>
  <w:num w:numId="15">
    <w:abstractNumId w:val="1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DFA"/>
    <w:rsid w:val="00013FE4"/>
    <w:rsid w:val="0003665D"/>
    <w:rsid w:val="00056F1B"/>
    <w:rsid w:val="0006757A"/>
    <w:rsid w:val="000E2DE4"/>
    <w:rsid w:val="000F3FF8"/>
    <w:rsid w:val="00133F81"/>
    <w:rsid w:val="00162DFF"/>
    <w:rsid w:val="0018703B"/>
    <w:rsid w:val="00191DA9"/>
    <w:rsid w:val="001939AD"/>
    <w:rsid w:val="001C35F8"/>
    <w:rsid w:val="001C4E2D"/>
    <w:rsid w:val="001D04B8"/>
    <w:rsid w:val="001F01F3"/>
    <w:rsid w:val="002004F2"/>
    <w:rsid w:val="00201FA3"/>
    <w:rsid w:val="00212752"/>
    <w:rsid w:val="00253F3F"/>
    <w:rsid w:val="002B254F"/>
    <w:rsid w:val="002F2A7B"/>
    <w:rsid w:val="00316A0C"/>
    <w:rsid w:val="0034492E"/>
    <w:rsid w:val="00356A38"/>
    <w:rsid w:val="00376796"/>
    <w:rsid w:val="00381108"/>
    <w:rsid w:val="003A483E"/>
    <w:rsid w:val="003D6CC3"/>
    <w:rsid w:val="003D6E3E"/>
    <w:rsid w:val="003F5EBA"/>
    <w:rsid w:val="0044067C"/>
    <w:rsid w:val="004728FD"/>
    <w:rsid w:val="004803CF"/>
    <w:rsid w:val="004F151D"/>
    <w:rsid w:val="005250FB"/>
    <w:rsid w:val="0053762F"/>
    <w:rsid w:val="00564BE8"/>
    <w:rsid w:val="0057574E"/>
    <w:rsid w:val="0058586B"/>
    <w:rsid w:val="005948CD"/>
    <w:rsid w:val="005A57AE"/>
    <w:rsid w:val="005D4796"/>
    <w:rsid w:val="00613576"/>
    <w:rsid w:val="00627C95"/>
    <w:rsid w:val="00663B45"/>
    <w:rsid w:val="006C4565"/>
    <w:rsid w:val="006D2FA2"/>
    <w:rsid w:val="00744AB2"/>
    <w:rsid w:val="00795AC2"/>
    <w:rsid w:val="007A5D7F"/>
    <w:rsid w:val="007C73DA"/>
    <w:rsid w:val="007F1FE6"/>
    <w:rsid w:val="007F4F3E"/>
    <w:rsid w:val="00801486"/>
    <w:rsid w:val="0085497A"/>
    <w:rsid w:val="00860059"/>
    <w:rsid w:val="00863B53"/>
    <w:rsid w:val="008777CA"/>
    <w:rsid w:val="008848BB"/>
    <w:rsid w:val="008968B9"/>
    <w:rsid w:val="008D25E5"/>
    <w:rsid w:val="008E3FF7"/>
    <w:rsid w:val="008E5BF4"/>
    <w:rsid w:val="008E65C2"/>
    <w:rsid w:val="008F2205"/>
    <w:rsid w:val="00936F9F"/>
    <w:rsid w:val="00960BFB"/>
    <w:rsid w:val="00977A38"/>
    <w:rsid w:val="009900C2"/>
    <w:rsid w:val="009938E1"/>
    <w:rsid w:val="009C3FBD"/>
    <w:rsid w:val="009F1910"/>
    <w:rsid w:val="00A054E4"/>
    <w:rsid w:val="00A200E3"/>
    <w:rsid w:val="00A4023F"/>
    <w:rsid w:val="00A46025"/>
    <w:rsid w:val="00A465FE"/>
    <w:rsid w:val="00A51F36"/>
    <w:rsid w:val="00A96DBD"/>
    <w:rsid w:val="00AD4A18"/>
    <w:rsid w:val="00AE6706"/>
    <w:rsid w:val="00AF664E"/>
    <w:rsid w:val="00AF70AA"/>
    <w:rsid w:val="00B20FDA"/>
    <w:rsid w:val="00B60210"/>
    <w:rsid w:val="00C7309B"/>
    <w:rsid w:val="00C9321F"/>
    <w:rsid w:val="00C960FD"/>
    <w:rsid w:val="00D62B07"/>
    <w:rsid w:val="00D80B4C"/>
    <w:rsid w:val="00D907E1"/>
    <w:rsid w:val="00DC4281"/>
    <w:rsid w:val="00DC679C"/>
    <w:rsid w:val="00DD7918"/>
    <w:rsid w:val="00E2152D"/>
    <w:rsid w:val="00E23C33"/>
    <w:rsid w:val="00E344E4"/>
    <w:rsid w:val="00E40DFA"/>
    <w:rsid w:val="00F058AD"/>
    <w:rsid w:val="00F334CB"/>
    <w:rsid w:val="00F71E9B"/>
    <w:rsid w:val="00FF47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E94E8"/>
  <w15:docId w15:val="{6315D12F-CECB-4483-AE50-1165D9672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8777CA"/>
    <w:pPr>
      <w:keepNext/>
      <w:keepLines/>
      <w:spacing w:before="480" w:after="120"/>
      <w:outlineLvl w:val="0"/>
    </w:pPr>
    <w:rPr>
      <w:b/>
      <w:sz w:val="40"/>
      <w:szCs w:val="40"/>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A96DB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6DBD"/>
    <w:rPr>
      <w:rFonts w:ascii="Segoe UI" w:hAnsi="Segoe UI" w:cs="Segoe UI"/>
      <w:sz w:val="18"/>
      <w:szCs w:val="18"/>
    </w:rPr>
  </w:style>
  <w:style w:type="paragraph" w:styleId="TDC1">
    <w:name w:val="toc 1"/>
    <w:basedOn w:val="Normal"/>
    <w:next w:val="Normal"/>
    <w:autoRedefine/>
    <w:uiPriority w:val="39"/>
    <w:unhideWhenUsed/>
    <w:rsid w:val="00A96DBD"/>
    <w:pPr>
      <w:spacing w:after="100"/>
    </w:pPr>
  </w:style>
  <w:style w:type="paragraph" w:styleId="TDC2">
    <w:name w:val="toc 2"/>
    <w:basedOn w:val="Normal"/>
    <w:next w:val="Normal"/>
    <w:autoRedefine/>
    <w:uiPriority w:val="39"/>
    <w:unhideWhenUsed/>
    <w:rsid w:val="00A96DBD"/>
    <w:pPr>
      <w:spacing w:after="100"/>
      <w:ind w:left="220"/>
    </w:pPr>
  </w:style>
  <w:style w:type="character" w:styleId="Hipervnculo">
    <w:name w:val="Hyperlink"/>
    <w:basedOn w:val="Fuentedeprrafopredeter"/>
    <w:uiPriority w:val="99"/>
    <w:unhideWhenUsed/>
    <w:rsid w:val="00A96DBD"/>
    <w:rPr>
      <w:color w:val="0000FF" w:themeColor="hyperlink"/>
      <w:u w:val="single"/>
    </w:rPr>
  </w:style>
  <w:style w:type="paragraph" w:styleId="Prrafodelista">
    <w:name w:val="List Paragraph"/>
    <w:basedOn w:val="Normal"/>
    <w:uiPriority w:val="34"/>
    <w:qFormat/>
    <w:rsid w:val="00E344E4"/>
    <w:pPr>
      <w:ind w:left="720"/>
      <w:contextualSpacing/>
    </w:pPr>
  </w:style>
  <w:style w:type="character" w:styleId="Textodelmarcadordeposicin">
    <w:name w:val="Placeholder Text"/>
    <w:basedOn w:val="Fuentedeprrafopredeter"/>
    <w:uiPriority w:val="99"/>
    <w:semiHidden/>
    <w:rsid w:val="004728FD"/>
    <w:rPr>
      <w:color w:val="808080"/>
    </w:rPr>
  </w:style>
  <w:style w:type="paragraph" w:styleId="Encabezado">
    <w:name w:val="header"/>
    <w:basedOn w:val="Normal"/>
    <w:link w:val="EncabezadoCar"/>
    <w:uiPriority w:val="99"/>
    <w:unhideWhenUsed/>
    <w:rsid w:val="007F1FE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F1FE6"/>
  </w:style>
  <w:style w:type="paragraph" w:styleId="Piedepgina">
    <w:name w:val="footer"/>
    <w:basedOn w:val="Normal"/>
    <w:link w:val="PiedepginaCar"/>
    <w:uiPriority w:val="99"/>
    <w:unhideWhenUsed/>
    <w:rsid w:val="007F1FE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F1FE6"/>
  </w:style>
  <w:style w:type="character" w:styleId="Refdecomentario">
    <w:name w:val="annotation reference"/>
    <w:basedOn w:val="Fuentedeprrafopredeter"/>
    <w:uiPriority w:val="99"/>
    <w:semiHidden/>
    <w:unhideWhenUsed/>
    <w:rsid w:val="00356A38"/>
    <w:rPr>
      <w:sz w:val="16"/>
      <w:szCs w:val="16"/>
    </w:rPr>
  </w:style>
  <w:style w:type="paragraph" w:styleId="Textocomentario">
    <w:name w:val="annotation text"/>
    <w:basedOn w:val="Normal"/>
    <w:link w:val="TextocomentarioCar"/>
    <w:uiPriority w:val="99"/>
    <w:semiHidden/>
    <w:unhideWhenUsed/>
    <w:rsid w:val="00356A3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6A38"/>
    <w:rPr>
      <w:sz w:val="20"/>
      <w:szCs w:val="20"/>
    </w:rPr>
  </w:style>
  <w:style w:type="paragraph" w:styleId="Asuntodelcomentario">
    <w:name w:val="annotation subject"/>
    <w:basedOn w:val="Textocomentario"/>
    <w:next w:val="Textocomentario"/>
    <w:link w:val="AsuntodelcomentarioCar"/>
    <w:uiPriority w:val="99"/>
    <w:semiHidden/>
    <w:unhideWhenUsed/>
    <w:rsid w:val="00356A38"/>
    <w:rPr>
      <w:b/>
      <w:bCs/>
    </w:rPr>
  </w:style>
  <w:style w:type="character" w:customStyle="1" w:styleId="AsuntodelcomentarioCar">
    <w:name w:val="Asunto del comentario Car"/>
    <w:basedOn w:val="TextocomentarioCar"/>
    <w:link w:val="Asuntodelcomentario"/>
    <w:uiPriority w:val="99"/>
    <w:semiHidden/>
    <w:rsid w:val="00356A38"/>
    <w:rPr>
      <w:b/>
      <w:bCs/>
      <w:sz w:val="20"/>
      <w:szCs w:val="20"/>
    </w:rPr>
  </w:style>
  <w:style w:type="character" w:styleId="Mencinsinresolver">
    <w:name w:val="Unresolved Mention"/>
    <w:basedOn w:val="Fuentedeprrafopredeter"/>
    <w:uiPriority w:val="99"/>
    <w:semiHidden/>
    <w:unhideWhenUsed/>
    <w:rsid w:val="00D62B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9000255">
      <w:bodyDiv w:val="1"/>
      <w:marLeft w:val="0"/>
      <w:marRight w:val="0"/>
      <w:marTop w:val="0"/>
      <w:marBottom w:val="0"/>
      <w:divBdr>
        <w:top w:val="none" w:sz="0" w:space="0" w:color="auto"/>
        <w:left w:val="none" w:sz="0" w:space="0" w:color="auto"/>
        <w:bottom w:val="none" w:sz="0" w:space="0" w:color="auto"/>
        <w:right w:val="none" w:sz="0" w:space="0" w:color="auto"/>
      </w:divBdr>
    </w:div>
    <w:div w:id="358967786">
      <w:bodyDiv w:val="1"/>
      <w:marLeft w:val="0"/>
      <w:marRight w:val="0"/>
      <w:marTop w:val="0"/>
      <w:marBottom w:val="0"/>
      <w:divBdr>
        <w:top w:val="none" w:sz="0" w:space="0" w:color="auto"/>
        <w:left w:val="none" w:sz="0" w:space="0" w:color="auto"/>
        <w:bottom w:val="none" w:sz="0" w:space="0" w:color="auto"/>
        <w:right w:val="none" w:sz="0" w:space="0" w:color="auto"/>
      </w:divBdr>
      <w:divsChild>
        <w:div w:id="913397216">
          <w:marLeft w:val="0"/>
          <w:marRight w:val="0"/>
          <w:marTop w:val="0"/>
          <w:marBottom w:val="0"/>
          <w:divBdr>
            <w:top w:val="none" w:sz="0" w:space="0" w:color="auto"/>
            <w:left w:val="none" w:sz="0" w:space="0" w:color="auto"/>
            <w:bottom w:val="none" w:sz="0" w:space="0" w:color="auto"/>
            <w:right w:val="none" w:sz="0" w:space="0" w:color="auto"/>
          </w:divBdr>
          <w:divsChild>
            <w:div w:id="1242370048">
              <w:marLeft w:val="0"/>
              <w:marRight w:val="0"/>
              <w:marTop w:val="0"/>
              <w:marBottom w:val="0"/>
              <w:divBdr>
                <w:top w:val="none" w:sz="0" w:space="0" w:color="auto"/>
                <w:left w:val="none" w:sz="0" w:space="0" w:color="auto"/>
                <w:bottom w:val="none" w:sz="0" w:space="0" w:color="auto"/>
                <w:right w:val="none" w:sz="0" w:space="0" w:color="auto"/>
              </w:divBdr>
            </w:div>
            <w:div w:id="1855260278">
              <w:marLeft w:val="0"/>
              <w:marRight w:val="0"/>
              <w:marTop w:val="0"/>
              <w:marBottom w:val="0"/>
              <w:divBdr>
                <w:top w:val="none" w:sz="0" w:space="0" w:color="auto"/>
                <w:left w:val="none" w:sz="0" w:space="0" w:color="auto"/>
                <w:bottom w:val="none" w:sz="0" w:space="0" w:color="auto"/>
                <w:right w:val="none" w:sz="0" w:space="0" w:color="auto"/>
              </w:divBdr>
            </w:div>
            <w:div w:id="1893300524">
              <w:marLeft w:val="0"/>
              <w:marRight w:val="0"/>
              <w:marTop w:val="0"/>
              <w:marBottom w:val="0"/>
              <w:divBdr>
                <w:top w:val="none" w:sz="0" w:space="0" w:color="auto"/>
                <w:left w:val="none" w:sz="0" w:space="0" w:color="auto"/>
                <w:bottom w:val="none" w:sz="0" w:space="0" w:color="auto"/>
                <w:right w:val="none" w:sz="0" w:space="0" w:color="auto"/>
              </w:divBdr>
            </w:div>
            <w:div w:id="869100377">
              <w:marLeft w:val="0"/>
              <w:marRight w:val="0"/>
              <w:marTop w:val="0"/>
              <w:marBottom w:val="0"/>
              <w:divBdr>
                <w:top w:val="none" w:sz="0" w:space="0" w:color="auto"/>
                <w:left w:val="none" w:sz="0" w:space="0" w:color="auto"/>
                <w:bottom w:val="none" w:sz="0" w:space="0" w:color="auto"/>
                <w:right w:val="none" w:sz="0" w:space="0" w:color="auto"/>
              </w:divBdr>
            </w:div>
            <w:div w:id="1450467508">
              <w:marLeft w:val="0"/>
              <w:marRight w:val="0"/>
              <w:marTop w:val="0"/>
              <w:marBottom w:val="0"/>
              <w:divBdr>
                <w:top w:val="none" w:sz="0" w:space="0" w:color="auto"/>
                <w:left w:val="none" w:sz="0" w:space="0" w:color="auto"/>
                <w:bottom w:val="none" w:sz="0" w:space="0" w:color="auto"/>
                <w:right w:val="none" w:sz="0" w:space="0" w:color="auto"/>
              </w:divBdr>
            </w:div>
            <w:div w:id="1859613842">
              <w:marLeft w:val="0"/>
              <w:marRight w:val="0"/>
              <w:marTop w:val="0"/>
              <w:marBottom w:val="0"/>
              <w:divBdr>
                <w:top w:val="none" w:sz="0" w:space="0" w:color="auto"/>
                <w:left w:val="none" w:sz="0" w:space="0" w:color="auto"/>
                <w:bottom w:val="none" w:sz="0" w:space="0" w:color="auto"/>
                <w:right w:val="none" w:sz="0" w:space="0" w:color="auto"/>
              </w:divBdr>
            </w:div>
            <w:div w:id="771245448">
              <w:marLeft w:val="0"/>
              <w:marRight w:val="0"/>
              <w:marTop w:val="0"/>
              <w:marBottom w:val="0"/>
              <w:divBdr>
                <w:top w:val="none" w:sz="0" w:space="0" w:color="auto"/>
                <w:left w:val="none" w:sz="0" w:space="0" w:color="auto"/>
                <w:bottom w:val="none" w:sz="0" w:space="0" w:color="auto"/>
                <w:right w:val="none" w:sz="0" w:space="0" w:color="auto"/>
              </w:divBdr>
            </w:div>
            <w:div w:id="2134907395">
              <w:marLeft w:val="0"/>
              <w:marRight w:val="0"/>
              <w:marTop w:val="0"/>
              <w:marBottom w:val="0"/>
              <w:divBdr>
                <w:top w:val="none" w:sz="0" w:space="0" w:color="auto"/>
                <w:left w:val="none" w:sz="0" w:space="0" w:color="auto"/>
                <w:bottom w:val="none" w:sz="0" w:space="0" w:color="auto"/>
                <w:right w:val="none" w:sz="0" w:space="0" w:color="auto"/>
              </w:divBdr>
            </w:div>
            <w:div w:id="1726023384">
              <w:marLeft w:val="0"/>
              <w:marRight w:val="0"/>
              <w:marTop w:val="0"/>
              <w:marBottom w:val="0"/>
              <w:divBdr>
                <w:top w:val="none" w:sz="0" w:space="0" w:color="auto"/>
                <w:left w:val="none" w:sz="0" w:space="0" w:color="auto"/>
                <w:bottom w:val="none" w:sz="0" w:space="0" w:color="auto"/>
                <w:right w:val="none" w:sz="0" w:space="0" w:color="auto"/>
              </w:divBdr>
            </w:div>
            <w:div w:id="606695534">
              <w:marLeft w:val="0"/>
              <w:marRight w:val="0"/>
              <w:marTop w:val="0"/>
              <w:marBottom w:val="0"/>
              <w:divBdr>
                <w:top w:val="none" w:sz="0" w:space="0" w:color="auto"/>
                <w:left w:val="none" w:sz="0" w:space="0" w:color="auto"/>
                <w:bottom w:val="none" w:sz="0" w:space="0" w:color="auto"/>
                <w:right w:val="none" w:sz="0" w:space="0" w:color="auto"/>
              </w:divBdr>
            </w:div>
            <w:div w:id="1472749474">
              <w:marLeft w:val="0"/>
              <w:marRight w:val="0"/>
              <w:marTop w:val="0"/>
              <w:marBottom w:val="0"/>
              <w:divBdr>
                <w:top w:val="none" w:sz="0" w:space="0" w:color="auto"/>
                <w:left w:val="none" w:sz="0" w:space="0" w:color="auto"/>
                <w:bottom w:val="none" w:sz="0" w:space="0" w:color="auto"/>
                <w:right w:val="none" w:sz="0" w:space="0" w:color="auto"/>
              </w:divBdr>
            </w:div>
            <w:div w:id="1830556268">
              <w:marLeft w:val="0"/>
              <w:marRight w:val="0"/>
              <w:marTop w:val="0"/>
              <w:marBottom w:val="0"/>
              <w:divBdr>
                <w:top w:val="none" w:sz="0" w:space="0" w:color="auto"/>
                <w:left w:val="none" w:sz="0" w:space="0" w:color="auto"/>
                <w:bottom w:val="none" w:sz="0" w:space="0" w:color="auto"/>
                <w:right w:val="none" w:sz="0" w:space="0" w:color="auto"/>
              </w:divBdr>
            </w:div>
            <w:div w:id="1371028269">
              <w:marLeft w:val="0"/>
              <w:marRight w:val="0"/>
              <w:marTop w:val="0"/>
              <w:marBottom w:val="0"/>
              <w:divBdr>
                <w:top w:val="none" w:sz="0" w:space="0" w:color="auto"/>
                <w:left w:val="none" w:sz="0" w:space="0" w:color="auto"/>
                <w:bottom w:val="none" w:sz="0" w:space="0" w:color="auto"/>
                <w:right w:val="none" w:sz="0" w:space="0" w:color="auto"/>
              </w:divBdr>
            </w:div>
            <w:div w:id="1465196698">
              <w:marLeft w:val="0"/>
              <w:marRight w:val="0"/>
              <w:marTop w:val="0"/>
              <w:marBottom w:val="0"/>
              <w:divBdr>
                <w:top w:val="none" w:sz="0" w:space="0" w:color="auto"/>
                <w:left w:val="none" w:sz="0" w:space="0" w:color="auto"/>
                <w:bottom w:val="none" w:sz="0" w:space="0" w:color="auto"/>
                <w:right w:val="none" w:sz="0" w:space="0" w:color="auto"/>
              </w:divBdr>
            </w:div>
            <w:div w:id="1375496444">
              <w:marLeft w:val="0"/>
              <w:marRight w:val="0"/>
              <w:marTop w:val="0"/>
              <w:marBottom w:val="0"/>
              <w:divBdr>
                <w:top w:val="none" w:sz="0" w:space="0" w:color="auto"/>
                <w:left w:val="none" w:sz="0" w:space="0" w:color="auto"/>
                <w:bottom w:val="none" w:sz="0" w:space="0" w:color="auto"/>
                <w:right w:val="none" w:sz="0" w:space="0" w:color="auto"/>
              </w:divBdr>
            </w:div>
            <w:div w:id="1068577339">
              <w:marLeft w:val="0"/>
              <w:marRight w:val="0"/>
              <w:marTop w:val="0"/>
              <w:marBottom w:val="0"/>
              <w:divBdr>
                <w:top w:val="none" w:sz="0" w:space="0" w:color="auto"/>
                <w:left w:val="none" w:sz="0" w:space="0" w:color="auto"/>
                <w:bottom w:val="none" w:sz="0" w:space="0" w:color="auto"/>
                <w:right w:val="none" w:sz="0" w:space="0" w:color="auto"/>
              </w:divBdr>
            </w:div>
            <w:div w:id="641884047">
              <w:marLeft w:val="0"/>
              <w:marRight w:val="0"/>
              <w:marTop w:val="0"/>
              <w:marBottom w:val="0"/>
              <w:divBdr>
                <w:top w:val="none" w:sz="0" w:space="0" w:color="auto"/>
                <w:left w:val="none" w:sz="0" w:space="0" w:color="auto"/>
                <w:bottom w:val="none" w:sz="0" w:space="0" w:color="auto"/>
                <w:right w:val="none" w:sz="0" w:space="0" w:color="auto"/>
              </w:divBdr>
            </w:div>
            <w:div w:id="58028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8377">
      <w:bodyDiv w:val="1"/>
      <w:marLeft w:val="0"/>
      <w:marRight w:val="0"/>
      <w:marTop w:val="0"/>
      <w:marBottom w:val="0"/>
      <w:divBdr>
        <w:top w:val="none" w:sz="0" w:space="0" w:color="auto"/>
        <w:left w:val="none" w:sz="0" w:space="0" w:color="auto"/>
        <w:bottom w:val="none" w:sz="0" w:space="0" w:color="auto"/>
        <w:right w:val="none" w:sz="0" w:space="0" w:color="auto"/>
      </w:divBdr>
    </w:div>
    <w:div w:id="487988687">
      <w:bodyDiv w:val="1"/>
      <w:marLeft w:val="0"/>
      <w:marRight w:val="0"/>
      <w:marTop w:val="0"/>
      <w:marBottom w:val="0"/>
      <w:divBdr>
        <w:top w:val="none" w:sz="0" w:space="0" w:color="auto"/>
        <w:left w:val="none" w:sz="0" w:space="0" w:color="auto"/>
        <w:bottom w:val="none" w:sz="0" w:space="0" w:color="auto"/>
        <w:right w:val="none" w:sz="0" w:space="0" w:color="auto"/>
      </w:divBdr>
    </w:div>
    <w:div w:id="615403878">
      <w:bodyDiv w:val="1"/>
      <w:marLeft w:val="0"/>
      <w:marRight w:val="0"/>
      <w:marTop w:val="0"/>
      <w:marBottom w:val="0"/>
      <w:divBdr>
        <w:top w:val="none" w:sz="0" w:space="0" w:color="auto"/>
        <w:left w:val="none" w:sz="0" w:space="0" w:color="auto"/>
        <w:bottom w:val="none" w:sz="0" w:space="0" w:color="auto"/>
        <w:right w:val="none" w:sz="0" w:space="0" w:color="auto"/>
      </w:divBdr>
      <w:divsChild>
        <w:div w:id="1649359430">
          <w:marLeft w:val="0"/>
          <w:marRight w:val="0"/>
          <w:marTop w:val="0"/>
          <w:marBottom w:val="0"/>
          <w:divBdr>
            <w:top w:val="none" w:sz="0" w:space="0" w:color="auto"/>
            <w:left w:val="none" w:sz="0" w:space="0" w:color="auto"/>
            <w:bottom w:val="none" w:sz="0" w:space="0" w:color="auto"/>
            <w:right w:val="none" w:sz="0" w:space="0" w:color="auto"/>
          </w:divBdr>
          <w:divsChild>
            <w:div w:id="727609229">
              <w:marLeft w:val="0"/>
              <w:marRight w:val="0"/>
              <w:marTop w:val="0"/>
              <w:marBottom w:val="0"/>
              <w:divBdr>
                <w:top w:val="none" w:sz="0" w:space="0" w:color="auto"/>
                <w:left w:val="none" w:sz="0" w:space="0" w:color="auto"/>
                <w:bottom w:val="none" w:sz="0" w:space="0" w:color="auto"/>
                <w:right w:val="none" w:sz="0" w:space="0" w:color="auto"/>
              </w:divBdr>
            </w:div>
            <w:div w:id="345720278">
              <w:marLeft w:val="0"/>
              <w:marRight w:val="0"/>
              <w:marTop w:val="0"/>
              <w:marBottom w:val="0"/>
              <w:divBdr>
                <w:top w:val="none" w:sz="0" w:space="0" w:color="auto"/>
                <w:left w:val="none" w:sz="0" w:space="0" w:color="auto"/>
                <w:bottom w:val="none" w:sz="0" w:space="0" w:color="auto"/>
                <w:right w:val="none" w:sz="0" w:space="0" w:color="auto"/>
              </w:divBdr>
            </w:div>
            <w:div w:id="1280259366">
              <w:marLeft w:val="0"/>
              <w:marRight w:val="0"/>
              <w:marTop w:val="0"/>
              <w:marBottom w:val="0"/>
              <w:divBdr>
                <w:top w:val="none" w:sz="0" w:space="0" w:color="auto"/>
                <w:left w:val="none" w:sz="0" w:space="0" w:color="auto"/>
                <w:bottom w:val="none" w:sz="0" w:space="0" w:color="auto"/>
                <w:right w:val="none" w:sz="0" w:space="0" w:color="auto"/>
              </w:divBdr>
            </w:div>
            <w:div w:id="178855567">
              <w:marLeft w:val="0"/>
              <w:marRight w:val="0"/>
              <w:marTop w:val="0"/>
              <w:marBottom w:val="0"/>
              <w:divBdr>
                <w:top w:val="none" w:sz="0" w:space="0" w:color="auto"/>
                <w:left w:val="none" w:sz="0" w:space="0" w:color="auto"/>
                <w:bottom w:val="none" w:sz="0" w:space="0" w:color="auto"/>
                <w:right w:val="none" w:sz="0" w:space="0" w:color="auto"/>
              </w:divBdr>
            </w:div>
            <w:div w:id="1519273224">
              <w:marLeft w:val="0"/>
              <w:marRight w:val="0"/>
              <w:marTop w:val="0"/>
              <w:marBottom w:val="0"/>
              <w:divBdr>
                <w:top w:val="none" w:sz="0" w:space="0" w:color="auto"/>
                <w:left w:val="none" w:sz="0" w:space="0" w:color="auto"/>
                <w:bottom w:val="none" w:sz="0" w:space="0" w:color="auto"/>
                <w:right w:val="none" w:sz="0" w:space="0" w:color="auto"/>
              </w:divBdr>
            </w:div>
            <w:div w:id="1380744074">
              <w:marLeft w:val="0"/>
              <w:marRight w:val="0"/>
              <w:marTop w:val="0"/>
              <w:marBottom w:val="0"/>
              <w:divBdr>
                <w:top w:val="none" w:sz="0" w:space="0" w:color="auto"/>
                <w:left w:val="none" w:sz="0" w:space="0" w:color="auto"/>
                <w:bottom w:val="none" w:sz="0" w:space="0" w:color="auto"/>
                <w:right w:val="none" w:sz="0" w:space="0" w:color="auto"/>
              </w:divBdr>
            </w:div>
            <w:div w:id="126044895">
              <w:marLeft w:val="0"/>
              <w:marRight w:val="0"/>
              <w:marTop w:val="0"/>
              <w:marBottom w:val="0"/>
              <w:divBdr>
                <w:top w:val="none" w:sz="0" w:space="0" w:color="auto"/>
                <w:left w:val="none" w:sz="0" w:space="0" w:color="auto"/>
                <w:bottom w:val="none" w:sz="0" w:space="0" w:color="auto"/>
                <w:right w:val="none" w:sz="0" w:space="0" w:color="auto"/>
              </w:divBdr>
            </w:div>
            <w:div w:id="2091343651">
              <w:marLeft w:val="0"/>
              <w:marRight w:val="0"/>
              <w:marTop w:val="0"/>
              <w:marBottom w:val="0"/>
              <w:divBdr>
                <w:top w:val="none" w:sz="0" w:space="0" w:color="auto"/>
                <w:left w:val="none" w:sz="0" w:space="0" w:color="auto"/>
                <w:bottom w:val="none" w:sz="0" w:space="0" w:color="auto"/>
                <w:right w:val="none" w:sz="0" w:space="0" w:color="auto"/>
              </w:divBdr>
            </w:div>
            <w:div w:id="1744986440">
              <w:marLeft w:val="0"/>
              <w:marRight w:val="0"/>
              <w:marTop w:val="0"/>
              <w:marBottom w:val="0"/>
              <w:divBdr>
                <w:top w:val="none" w:sz="0" w:space="0" w:color="auto"/>
                <w:left w:val="none" w:sz="0" w:space="0" w:color="auto"/>
                <w:bottom w:val="none" w:sz="0" w:space="0" w:color="auto"/>
                <w:right w:val="none" w:sz="0" w:space="0" w:color="auto"/>
              </w:divBdr>
            </w:div>
            <w:div w:id="716198595">
              <w:marLeft w:val="0"/>
              <w:marRight w:val="0"/>
              <w:marTop w:val="0"/>
              <w:marBottom w:val="0"/>
              <w:divBdr>
                <w:top w:val="none" w:sz="0" w:space="0" w:color="auto"/>
                <w:left w:val="none" w:sz="0" w:space="0" w:color="auto"/>
                <w:bottom w:val="none" w:sz="0" w:space="0" w:color="auto"/>
                <w:right w:val="none" w:sz="0" w:space="0" w:color="auto"/>
              </w:divBdr>
            </w:div>
            <w:div w:id="821579594">
              <w:marLeft w:val="0"/>
              <w:marRight w:val="0"/>
              <w:marTop w:val="0"/>
              <w:marBottom w:val="0"/>
              <w:divBdr>
                <w:top w:val="none" w:sz="0" w:space="0" w:color="auto"/>
                <w:left w:val="none" w:sz="0" w:space="0" w:color="auto"/>
                <w:bottom w:val="none" w:sz="0" w:space="0" w:color="auto"/>
                <w:right w:val="none" w:sz="0" w:space="0" w:color="auto"/>
              </w:divBdr>
            </w:div>
            <w:div w:id="1967153169">
              <w:marLeft w:val="0"/>
              <w:marRight w:val="0"/>
              <w:marTop w:val="0"/>
              <w:marBottom w:val="0"/>
              <w:divBdr>
                <w:top w:val="none" w:sz="0" w:space="0" w:color="auto"/>
                <w:left w:val="none" w:sz="0" w:space="0" w:color="auto"/>
                <w:bottom w:val="none" w:sz="0" w:space="0" w:color="auto"/>
                <w:right w:val="none" w:sz="0" w:space="0" w:color="auto"/>
              </w:divBdr>
            </w:div>
            <w:div w:id="517890861">
              <w:marLeft w:val="0"/>
              <w:marRight w:val="0"/>
              <w:marTop w:val="0"/>
              <w:marBottom w:val="0"/>
              <w:divBdr>
                <w:top w:val="none" w:sz="0" w:space="0" w:color="auto"/>
                <w:left w:val="none" w:sz="0" w:space="0" w:color="auto"/>
                <w:bottom w:val="none" w:sz="0" w:space="0" w:color="auto"/>
                <w:right w:val="none" w:sz="0" w:space="0" w:color="auto"/>
              </w:divBdr>
            </w:div>
            <w:div w:id="1711177488">
              <w:marLeft w:val="0"/>
              <w:marRight w:val="0"/>
              <w:marTop w:val="0"/>
              <w:marBottom w:val="0"/>
              <w:divBdr>
                <w:top w:val="none" w:sz="0" w:space="0" w:color="auto"/>
                <w:left w:val="none" w:sz="0" w:space="0" w:color="auto"/>
                <w:bottom w:val="none" w:sz="0" w:space="0" w:color="auto"/>
                <w:right w:val="none" w:sz="0" w:space="0" w:color="auto"/>
              </w:divBdr>
            </w:div>
            <w:div w:id="922030273">
              <w:marLeft w:val="0"/>
              <w:marRight w:val="0"/>
              <w:marTop w:val="0"/>
              <w:marBottom w:val="0"/>
              <w:divBdr>
                <w:top w:val="none" w:sz="0" w:space="0" w:color="auto"/>
                <w:left w:val="none" w:sz="0" w:space="0" w:color="auto"/>
                <w:bottom w:val="none" w:sz="0" w:space="0" w:color="auto"/>
                <w:right w:val="none" w:sz="0" w:space="0" w:color="auto"/>
              </w:divBdr>
            </w:div>
            <w:div w:id="1447430686">
              <w:marLeft w:val="0"/>
              <w:marRight w:val="0"/>
              <w:marTop w:val="0"/>
              <w:marBottom w:val="0"/>
              <w:divBdr>
                <w:top w:val="none" w:sz="0" w:space="0" w:color="auto"/>
                <w:left w:val="none" w:sz="0" w:space="0" w:color="auto"/>
                <w:bottom w:val="none" w:sz="0" w:space="0" w:color="auto"/>
                <w:right w:val="none" w:sz="0" w:space="0" w:color="auto"/>
              </w:divBdr>
            </w:div>
            <w:div w:id="646470038">
              <w:marLeft w:val="0"/>
              <w:marRight w:val="0"/>
              <w:marTop w:val="0"/>
              <w:marBottom w:val="0"/>
              <w:divBdr>
                <w:top w:val="none" w:sz="0" w:space="0" w:color="auto"/>
                <w:left w:val="none" w:sz="0" w:space="0" w:color="auto"/>
                <w:bottom w:val="none" w:sz="0" w:space="0" w:color="auto"/>
                <w:right w:val="none" w:sz="0" w:space="0" w:color="auto"/>
              </w:divBdr>
            </w:div>
            <w:div w:id="1748532873">
              <w:marLeft w:val="0"/>
              <w:marRight w:val="0"/>
              <w:marTop w:val="0"/>
              <w:marBottom w:val="0"/>
              <w:divBdr>
                <w:top w:val="none" w:sz="0" w:space="0" w:color="auto"/>
                <w:left w:val="none" w:sz="0" w:space="0" w:color="auto"/>
                <w:bottom w:val="none" w:sz="0" w:space="0" w:color="auto"/>
                <w:right w:val="none" w:sz="0" w:space="0" w:color="auto"/>
              </w:divBdr>
            </w:div>
            <w:div w:id="19028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4764">
      <w:bodyDiv w:val="1"/>
      <w:marLeft w:val="0"/>
      <w:marRight w:val="0"/>
      <w:marTop w:val="0"/>
      <w:marBottom w:val="0"/>
      <w:divBdr>
        <w:top w:val="none" w:sz="0" w:space="0" w:color="auto"/>
        <w:left w:val="none" w:sz="0" w:space="0" w:color="auto"/>
        <w:bottom w:val="none" w:sz="0" w:space="0" w:color="auto"/>
        <w:right w:val="none" w:sz="0" w:space="0" w:color="auto"/>
      </w:divBdr>
    </w:div>
    <w:div w:id="1099716487">
      <w:bodyDiv w:val="1"/>
      <w:marLeft w:val="0"/>
      <w:marRight w:val="0"/>
      <w:marTop w:val="0"/>
      <w:marBottom w:val="0"/>
      <w:divBdr>
        <w:top w:val="none" w:sz="0" w:space="0" w:color="auto"/>
        <w:left w:val="none" w:sz="0" w:space="0" w:color="auto"/>
        <w:bottom w:val="none" w:sz="0" w:space="0" w:color="auto"/>
        <w:right w:val="none" w:sz="0" w:space="0" w:color="auto"/>
      </w:divBdr>
    </w:div>
    <w:div w:id="1149519202">
      <w:bodyDiv w:val="1"/>
      <w:marLeft w:val="0"/>
      <w:marRight w:val="0"/>
      <w:marTop w:val="0"/>
      <w:marBottom w:val="0"/>
      <w:divBdr>
        <w:top w:val="none" w:sz="0" w:space="0" w:color="auto"/>
        <w:left w:val="none" w:sz="0" w:space="0" w:color="auto"/>
        <w:bottom w:val="none" w:sz="0" w:space="0" w:color="auto"/>
        <w:right w:val="none" w:sz="0" w:space="0" w:color="auto"/>
      </w:divBdr>
      <w:divsChild>
        <w:div w:id="487478166">
          <w:marLeft w:val="0"/>
          <w:marRight w:val="0"/>
          <w:marTop w:val="0"/>
          <w:marBottom w:val="0"/>
          <w:divBdr>
            <w:top w:val="none" w:sz="0" w:space="0" w:color="auto"/>
            <w:left w:val="none" w:sz="0" w:space="0" w:color="auto"/>
            <w:bottom w:val="none" w:sz="0" w:space="0" w:color="auto"/>
            <w:right w:val="none" w:sz="0" w:space="0" w:color="auto"/>
          </w:divBdr>
          <w:divsChild>
            <w:div w:id="924731137">
              <w:marLeft w:val="0"/>
              <w:marRight w:val="0"/>
              <w:marTop w:val="0"/>
              <w:marBottom w:val="0"/>
              <w:divBdr>
                <w:top w:val="none" w:sz="0" w:space="0" w:color="auto"/>
                <w:left w:val="none" w:sz="0" w:space="0" w:color="auto"/>
                <w:bottom w:val="none" w:sz="0" w:space="0" w:color="auto"/>
                <w:right w:val="none" w:sz="0" w:space="0" w:color="auto"/>
              </w:divBdr>
            </w:div>
            <w:div w:id="19473716">
              <w:marLeft w:val="0"/>
              <w:marRight w:val="0"/>
              <w:marTop w:val="0"/>
              <w:marBottom w:val="0"/>
              <w:divBdr>
                <w:top w:val="none" w:sz="0" w:space="0" w:color="auto"/>
                <w:left w:val="none" w:sz="0" w:space="0" w:color="auto"/>
                <w:bottom w:val="none" w:sz="0" w:space="0" w:color="auto"/>
                <w:right w:val="none" w:sz="0" w:space="0" w:color="auto"/>
              </w:divBdr>
            </w:div>
            <w:div w:id="1110390001">
              <w:marLeft w:val="0"/>
              <w:marRight w:val="0"/>
              <w:marTop w:val="0"/>
              <w:marBottom w:val="0"/>
              <w:divBdr>
                <w:top w:val="none" w:sz="0" w:space="0" w:color="auto"/>
                <w:left w:val="none" w:sz="0" w:space="0" w:color="auto"/>
                <w:bottom w:val="none" w:sz="0" w:space="0" w:color="auto"/>
                <w:right w:val="none" w:sz="0" w:space="0" w:color="auto"/>
              </w:divBdr>
            </w:div>
            <w:div w:id="502624152">
              <w:marLeft w:val="0"/>
              <w:marRight w:val="0"/>
              <w:marTop w:val="0"/>
              <w:marBottom w:val="0"/>
              <w:divBdr>
                <w:top w:val="none" w:sz="0" w:space="0" w:color="auto"/>
                <w:left w:val="none" w:sz="0" w:space="0" w:color="auto"/>
                <w:bottom w:val="none" w:sz="0" w:space="0" w:color="auto"/>
                <w:right w:val="none" w:sz="0" w:space="0" w:color="auto"/>
              </w:divBdr>
            </w:div>
            <w:div w:id="1146824663">
              <w:marLeft w:val="0"/>
              <w:marRight w:val="0"/>
              <w:marTop w:val="0"/>
              <w:marBottom w:val="0"/>
              <w:divBdr>
                <w:top w:val="none" w:sz="0" w:space="0" w:color="auto"/>
                <w:left w:val="none" w:sz="0" w:space="0" w:color="auto"/>
                <w:bottom w:val="none" w:sz="0" w:space="0" w:color="auto"/>
                <w:right w:val="none" w:sz="0" w:space="0" w:color="auto"/>
              </w:divBdr>
            </w:div>
            <w:div w:id="1972709158">
              <w:marLeft w:val="0"/>
              <w:marRight w:val="0"/>
              <w:marTop w:val="0"/>
              <w:marBottom w:val="0"/>
              <w:divBdr>
                <w:top w:val="none" w:sz="0" w:space="0" w:color="auto"/>
                <w:left w:val="none" w:sz="0" w:space="0" w:color="auto"/>
                <w:bottom w:val="none" w:sz="0" w:space="0" w:color="auto"/>
                <w:right w:val="none" w:sz="0" w:space="0" w:color="auto"/>
              </w:divBdr>
            </w:div>
            <w:div w:id="1897886243">
              <w:marLeft w:val="0"/>
              <w:marRight w:val="0"/>
              <w:marTop w:val="0"/>
              <w:marBottom w:val="0"/>
              <w:divBdr>
                <w:top w:val="none" w:sz="0" w:space="0" w:color="auto"/>
                <w:left w:val="none" w:sz="0" w:space="0" w:color="auto"/>
                <w:bottom w:val="none" w:sz="0" w:space="0" w:color="auto"/>
                <w:right w:val="none" w:sz="0" w:space="0" w:color="auto"/>
              </w:divBdr>
            </w:div>
            <w:div w:id="1344093221">
              <w:marLeft w:val="0"/>
              <w:marRight w:val="0"/>
              <w:marTop w:val="0"/>
              <w:marBottom w:val="0"/>
              <w:divBdr>
                <w:top w:val="none" w:sz="0" w:space="0" w:color="auto"/>
                <w:left w:val="none" w:sz="0" w:space="0" w:color="auto"/>
                <w:bottom w:val="none" w:sz="0" w:space="0" w:color="auto"/>
                <w:right w:val="none" w:sz="0" w:space="0" w:color="auto"/>
              </w:divBdr>
            </w:div>
            <w:div w:id="1726027872">
              <w:marLeft w:val="0"/>
              <w:marRight w:val="0"/>
              <w:marTop w:val="0"/>
              <w:marBottom w:val="0"/>
              <w:divBdr>
                <w:top w:val="none" w:sz="0" w:space="0" w:color="auto"/>
                <w:left w:val="none" w:sz="0" w:space="0" w:color="auto"/>
                <w:bottom w:val="none" w:sz="0" w:space="0" w:color="auto"/>
                <w:right w:val="none" w:sz="0" w:space="0" w:color="auto"/>
              </w:divBdr>
            </w:div>
            <w:div w:id="982587218">
              <w:marLeft w:val="0"/>
              <w:marRight w:val="0"/>
              <w:marTop w:val="0"/>
              <w:marBottom w:val="0"/>
              <w:divBdr>
                <w:top w:val="none" w:sz="0" w:space="0" w:color="auto"/>
                <w:left w:val="none" w:sz="0" w:space="0" w:color="auto"/>
                <w:bottom w:val="none" w:sz="0" w:space="0" w:color="auto"/>
                <w:right w:val="none" w:sz="0" w:space="0" w:color="auto"/>
              </w:divBdr>
            </w:div>
            <w:div w:id="661855242">
              <w:marLeft w:val="0"/>
              <w:marRight w:val="0"/>
              <w:marTop w:val="0"/>
              <w:marBottom w:val="0"/>
              <w:divBdr>
                <w:top w:val="none" w:sz="0" w:space="0" w:color="auto"/>
                <w:left w:val="none" w:sz="0" w:space="0" w:color="auto"/>
                <w:bottom w:val="none" w:sz="0" w:space="0" w:color="auto"/>
                <w:right w:val="none" w:sz="0" w:space="0" w:color="auto"/>
              </w:divBdr>
            </w:div>
            <w:div w:id="975645569">
              <w:marLeft w:val="0"/>
              <w:marRight w:val="0"/>
              <w:marTop w:val="0"/>
              <w:marBottom w:val="0"/>
              <w:divBdr>
                <w:top w:val="none" w:sz="0" w:space="0" w:color="auto"/>
                <w:left w:val="none" w:sz="0" w:space="0" w:color="auto"/>
                <w:bottom w:val="none" w:sz="0" w:space="0" w:color="auto"/>
                <w:right w:val="none" w:sz="0" w:space="0" w:color="auto"/>
              </w:divBdr>
            </w:div>
            <w:div w:id="94714645">
              <w:marLeft w:val="0"/>
              <w:marRight w:val="0"/>
              <w:marTop w:val="0"/>
              <w:marBottom w:val="0"/>
              <w:divBdr>
                <w:top w:val="none" w:sz="0" w:space="0" w:color="auto"/>
                <w:left w:val="none" w:sz="0" w:space="0" w:color="auto"/>
                <w:bottom w:val="none" w:sz="0" w:space="0" w:color="auto"/>
                <w:right w:val="none" w:sz="0" w:space="0" w:color="auto"/>
              </w:divBdr>
            </w:div>
            <w:div w:id="848788551">
              <w:marLeft w:val="0"/>
              <w:marRight w:val="0"/>
              <w:marTop w:val="0"/>
              <w:marBottom w:val="0"/>
              <w:divBdr>
                <w:top w:val="none" w:sz="0" w:space="0" w:color="auto"/>
                <w:left w:val="none" w:sz="0" w:space="0" w:color="auto"/>
                <w:bottom w:val="none" w:sz="0" w:space="0" w:color="auto"/>
                <w:right w:val="none" w:sz="0" w:space="0" w:color="auto"/>
              </w:divBdr>
            </w:div>
            <w:div w:id="1329556134">
              <w:marLeft w:val="0"/>
              <w:marRight w:val="0"/>
              <w:marTop w:val="0"/>
              <w:marBottom w:val="0"/>
              <w:divBdr>
                <w:top w:val="none" w:sz="0" w:space="0" w:color="auto"/>
                <w:left w:val="none" w:sz="0" w:space="0" w:color="auto"/>
                <w:bottom w:val="none" w:sz="0" w:space="0" w:color="auto"/>
                <w:right w:val="none" w:sz="0" w:space="0" w:color="auto"/>
              </w:divBdr>
            </w:div>
            <w:div w:id="325714092">
              <w:marLeft w:val="0"/>
              <w:marRight w:val="0"/>
              <w:marTop w:val="0"/>
              <w:marBottom w:val="0"/>
              <w:divBdr>
                <w:top w:val="none" w:sz="0" w:space="0" w:color="auto"/>
                <w:left w:val="none" w:sz="0" w:space="0" w:color="auto"/>
                <w:bottom w:val="none" w:sz="0" w:space="0" w:color="auto"/>
                <w:right w:val="none" w:sz="0" w:space="0" w:color="auto"/>
              </w:divBdr>
            </w:div>
            <w:div w:id="1171405870">
              <w:marLeft w:val="0"/>
              <w:marRight w:val="0"/>
              <w:marTop w:val="0"/>
              <w:marBottom w:val="0"/>
              <w:divBdr>
                <w:top w:val="none" w:sz="0" w:space="0" w:color="auto"/>
                <w:left w:val="none" w:sz="0" w:space="0" w:color="auto"/>
                <w:bottom w:val="none" w:sz="0" w:space="0" w:color="auto"/>
                <w:right w:val="none" w:sz="0" w:space="0" w:color="auto"/>
              </w:divBdr>
            </w:div>
            <w:div w:id="1175875199">
              <w:marLeft w:val="0"/>
              <w:marRight w:val="0"/>
              <w:marTop w:val="0"/>
              <w:marBottom w:val="0"/>
              <w:divBdr>
                <w:top w:val="none" w:sz="0" w:space="0" w:color="auto"/>
                <w:left w:val="none" w:sz="0" w:space="0" w:color="auto"/>
                <w:bottom w:val="none" w:sz="0" w:space="0" w:color="auto"/>
                <w:right w:val="none" w:sz="0" w:space="0" w:color="auto"/>
              </w:divBdr>
            </w:div>
            <w:div w:id="640621844">
              <w:marLeft w:val="0"/>
              <w:marRight w:val="0"/>
              <w:marTop w:val="0"/>
              <w:marBottom w:val="0"/>
              <w:divBdr>
                <w:top w:val="none" w:sz="0" w:space="0" w:color="auto"/>
                <w:left w:val="none" w:sz="0" w:space="0" w:color="auto"/>
                <w:bottom w:val="none" w:sz="0" w:space="0" w:color="auto"/>
                <w:right w:val="none" w:sz="0" w:space="0" w:color="auto"/>
              </w:divBdr>
            </w:div>
            <w:div w:id="678822823">
              <w:marLeft w:val="0"/>
              <w:marRight w:val="0"/>
              <w:marTop w:val="0"/>
              <w:marBottom w:val="0"/>
              <w:divBdr>
                <w:top w:val="none" w:sz="0" w:space="0" w:color="auto"/>
                <w:left w:val="none" w:sz="0" w:space="0" w:color="auto"/>
                <w:bottom w:val="none" w:sz="0" w:space="0" w:color="auto"/>
                <w:right w:val="none" w:sz="0" w:space="0" w:color="auto"/>
              </w:divBdr>
            </w:div>
            <w:div w:id="381713482">
              <w:marLeft w:val="0"/>
              <w:marRight w:val="0"/>
              <w:marTop w:val="0"/>
              <w:marBottom w:val="0"/>
              <w:divBdr>
                <w:top w:val="none" w:sz="0" w:space="0" w:color="auto"/>
                <w:left w:val="none" w:sz="0" w:space="0" w:color="auto"/>
                <w:bottom w:val="none" w:sz="0" w:space="0" w:color="auto"/>
                <w:right w:val="none" w:sz="0" w:space="0" w:color="auto"/>
              </w:divBdr>
            </w:div>
            <w:div w:id="11461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95558">
      <w:bodyDiv w:val="1"/>
      <w:marLeft w:val="0"/>
      <w:marRight w:val="0"/>
      <w:marTop w:val="0"/>
      <w:marBottom w:val="0"/>
      <w:divBdr>
        <w:top w:val="none" w:sz="0" w:space="0" w:color="auto"/>
        <w:left w:val="none" w:sz="0" w:space="0" w:color="auto"/>
        <w:bottom w:val="none" w:sz="0" w:space="0" w:color="auto"/>
        <w:right w:val="none" w:sz="0" w:space="0" w:color="auto"/>
      </w:divBdr>
    </w:div>
    <w:div w:id="1204445343">
      <w:bodyDiv w:val="1"/>
      <w:marLeft w:val="0"/>
      <w:marRight w:val="0"/>
      <w:marTop w:val="0"/>
      <w:marBottom w:val="0"/>
      <w:divBdr>
        <w:top w:val="none" w:sz="0" w:space="0" w:color="auto"/>
        <w:left w:val="none" w:sz="0" w:space="0" w:color="auto"/>
        <w:bottom w:val="none" w:sz="0" w:space="0" w:color="auto"/>
        <w:right w:val="none" w:sz="0" w:space="0" w:color="auto"/>
      </w:divBdr>
      <w:divsChild>
        <w:div w:id="118963856">
          <w:marLeft w:val="0"/>
          <w:marRight w:val="0"/>
          <w:marTop w:val="0"/>
          <w:marBottom w:val="0"/>
          <w:divBdr>
            <w:top w:val="none" w:sz="0" w:space="0" w:color="auto"/>
            <w:left w:val="none" w:sz="0" w:space="0" w:color="auto"/>
            <w:bottom w:val="none" w:sz="0" w:space="0" w:color="auto"/>
            <w:right w:val="none" w:sz="0" w:space="0" w:color="auto"/>
          </w:divBdr>
          <w:divsChild>
            <w:div w:id="491414155">
              <w:marLeft w:val="0"/>
              <w:marRight w:val="0"/>
              <w:marTop w:val="0"/>
              <w:marBottom w:val="0"/>
              <w:divBdr>
                <w:top w:val="none" w:sz="0" w:space="0" w:color="auto"/>
                <w:left w:val="none" w:sz="0" w:space="0" w:color="auto"/>
                <w:bottom w:val="none" w:sz="0" w:space="0" w:color="auto"/>
                <w:right w:val="none" w:sz="0" w:space="0" w:color="auto"/>
              </w:divBdr>
            </w:div>
            <w:div w:id="577984549">
              <w:marLeft w:val="0"/>
              <w:marRight w:val="0"/>
              <w:marTop w:val="0"/>
              <w:marBottom w:val="0"/>
              <w:divBdr>
                <w:top w:val="none" w:sz="0" w:space="0" w:color="auto"/>
                <w:left w:val="none" w:sz="0" w:space="0" w:color="auto"/>
                <w:bottom w:val="none" w:sz="0" w:space="0" w:color="auto"/>
                <w:right w:val="none" w:sz="0" w:space="0" w:color="auto"/>
              </w:divBdr>
            </w:div>
            <w:div w:id="430394446">
              <w:marLeft w:val="0"/>
              <w:marRight w:val="0"/>
              <w:marTop w:val="0"/>
              <w:marBottom w:val="0"/>
              <w:divBdr>
                <w:top w:val="none" w:sz="0" w:space="0" w:color="auto"/>
                <w:left w:val="none" w:sz="0" w:space="0" w:color="auto"/>
                <w:bottom w:val="none" w:sz="0" w:space="0" w:color="auto"/>
                <w:right w:val="none" w:sz="0" w:space="0" w:color="auto"/>
              </w:divBdr>
            </w:div>
            <w:div w:id="1830975415">
              <w:marLeft w:val="0"/>
              <w:marRight w:val="0"/>
              <w:marTop w:val="0"/>
              <w:marBottom w:val="0"/>
              <w:divBdr>
                <w:top w:val="none" w:sz="0" w:space="0" w:color="auto"/>
                <w:left w:val="none" w:sz="0" w:space="0" w:color="auto"/>
                <w:bottom w:val="none" w:sz="0" w:space="0" w:color="auto"/>
                <w:right w:val="none" w:sz="0" w:space="0" w:color="auto"/>
              </w:divBdr>
            </w:div>
            <w:div w:id="1421875174">
              <w:marLeft w:val="0"/>
              <w:marRight w:val="0"/>
              <w:marTop w:val="0"/>
              <w:marBottom w:val="0"/>
              <w:divBdr>
                <w:top w:val="none" w:sz="0" w:space="0" w:color="auto"/>
                <w:left w:val="none" w:sz="0" w:space="0" w:color="auto"/>
                <w:bottom w:val="none" w:sz="0" w:space="0" w:color="auto"/>
                <w:right w:val="none" w:sz="0" w:space="0" w:color="auto"/>
              </w:divBdr>
            </w:div>
            <w:div w:id="1692145502">
              <w:marLeft w:val="0"/>
              <w:marRight w:val="0"/>
              <w:marTop w:val="0"/>
              <w:marBottom w:val="0"/>
              <w:divBdr>
                <w:top w:val="none" w:sz="0" w:space="0" w:color="auto"/>
                <w:left w:val="none" w:sz="0" w:space="0" w:color="auto"/>
                <w:bottom w:val="none" w:sz="0" w:space="0" w:color="auto"/>
                <w:right w:val="none" w:sz="0" w:space="0" w:color="auto"/>
              </w:divBdr>
            </w:div>
            <w:div w:id="2071539583">
              <w:marLeft w:val="0"/>
              <w:marRight w:val="0"/>
              <w:marTop w:val="0"/>
              <w:marBottom w:val="0"/>
              <w:divBdr>
                <w:top w:val="none" w:sz="0" w:space="0" w:color="auto"/>
                <w:left w:val="none" w:sz="0" w:space="0" w:color="auto"/>
                <w:bottom w:val="none" w:sz="0" w:space="0" w:color="auto"/>
                <w:right w:val="none" w:sz="0" w:space="0" w:color="auto"/>
              </w:divBdr>
            </w:div>
            <w:div w:id="692534696">
              <w:marLeft w:val="0"/>
              <w:marRight w:val="0"/>
              <w:marTop w:val="0"/>
              <w:marBottom w:val="0"/>
              <w:divBdr>
                <w:top w:val="none" w:sz="0" w:space="0" w:color="auto"/>
                <w:left w:val="none" w:sz="0" w:space="0" w:color="auto"/>
                <w:bottom w:val="none" w:sz="0" w:space="0" w:color="auto"/>
                <w:right w:val="none" w:sz="0" w:space="0" w:color="auto"/>
              </w:divBdr>
            </w:div>
            <w:div w:id="1810973054">
              <w:marLeft w:val="0"/>
              <w:marRight w:val="0"/>
              <w:marTop w:val="0"/>
              <w:marBottom w:val="0"/>
              <w:divBdr>
                <w:top w:val="none" w:sz="0" w:space="0" w:color="auto"/>
                <w:left w:val="none" w:sz="0" w:space="0" w:color="auto"/>
                <w:bottom w:val="none" w:sz="0" w:space="0" w:color="auto"/>
                <w:right w:val="none" w:sz="0" w:space="0" w:color="auto"/>
              </w:divBdr>
            </w:div>
            <w:div w:id="361172581">
              <w:marLeft w:val="0"/>
              <w:marRight w:val="0"/>
              <w:marTop w:val="0"/>
              <w:marBottom w:val="0"/>
              <w:divBdr>
                <w:top w:val="none" w:sz="0" w:space="0" w:color="auto"/>
                <w:left w:val="none" w:sz="0" w:space="0" w:color="auto"/>
                <w:bottom w:val="none" w:sz="0" w:space="0" w:color="auto"/>
                <w:right w:val="none" w:sz="0" w:space="0" w:color="auto"/>
              </w:divBdr>
            </w:div>
            <w:div w:id="1185747761">
              <w:marLeft w:val="0"/>
              <w:marRight w:val="0"/>
              <w:marTop w:val="0"/>
              <w:marBottom w:val="0"/>
              <w:divBdr>
                <w:top w:val="none" w:sz="0" w:space="0" w:color="auto"/>
                <w:left w:val="none" w:sz="0" w:space="0" w:color="auto"/>
                <w:bottom w:val="none" w:sz="0" w:space="0" w:color="auto"/>
                <w:right w:val="none" w:sz="0" w:space="0" w:color="auto"/>
              </w:divBdr>
            </w:div>
            <w:div w:id="1506941006">
              <w:marLeft w:val="0"/>
              <w:marRight w:val="0"/>
              <w:marTop w:val="0"/>
              <w:marBottom w:val="0"/>
              <w:divBdr>
                <w:top w:val="none" w:sz="0" w:space="0" w:color="auto"/>
                <w:left w:val="none" w:sz="0" w:space="0" w:color="auto"/>
                <w:bottom w:val="none" w:sz="0" w:space="0" w:color="auto"/>
                <w:right w:val="none" w:sz="0" w:space="0" w:color="auto"/>
              </w:divBdr>
            </w:div>
            <w:div w:id="172991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3502">
      <w:bodyDiv w:val="1"/>
      <w:marLeft w:val="0"/>
      <w:marRight w:val="0"/>
      <w:marTop w:val="0"/>
      <w:marBottom w:val="0"/>
      <w:divBdr>
        <w:top w:val="none" w:sz="0" w:space="0" w:color="auto"/>
        <w:left w:val="none" w:sz="0" w:space="0" w:color="auto"/>
        <w:bottom w:val="none" w:sz="0" w:space="0" w:color="auto"/>
        <w:right w:val="none" w:sz="0" w:space="0" w:color="auto"/>
      </w:divBdr>
    </w:div>
    <w:div w:id="1410731382">
      <w:bodyDiv w:val="1"/>
      <w:marLeft w:val="0"/>
      <w:marRight w:val="0"/>
      <w:marTop w:val="0"/>
      <w:marBottom w:val="0"/>
      <w:divBdr>
        <w:top w:val="none" w:sz="0" w:space="0" w:color="auto"/>
        <w:left w:val="none" w:sz="0" w:space="0" w:color="auto"/>
        <w:bottom w:val="none" w:sz="0" w:space="0" w:color="auto"/>
        <w:right w:val="none" w:sz="0" w:space="0" w:color="auto"/>
      </w:divBdr>
      <w:divsChild>
        <w:div w:id="2025128668">
          <w:marLeft w:val="0"/>
          <w:marRight w:val="0"/>
          <w:marTop w:val="15"/>
          <w:marBottom w:val="0"/>
          <w:divBdr>
            <w:top w:val="single" w:sz="48" w:space="0" w:color="auto"/>
            <w:left w:val="single" w:sz="48" w:space="0" w:color="auto"/>
            <w:bottom w:val="single" w:sz="48" w:space="0" w:color="auto"/>
            <w:right w:val="single" w:sz="48" w:space="0" w:color="auto"/>
          </w:divBdr>
          <w:divsChild>
            <w:div w:id="13367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93530">
      <w:bodyDiv w:val="1"/>
      <w:marLeft w:val="0"/>
      <w:marRight w:val="0"/>
      <w:marTop w:val="0"/>
      <w:marBottom w:val="0"/>
      <w:divBdr>
        <w:top w:val="none" w:sz="0" w:space="0" w:color="auto"/>
        <w:left w:val="none" w:sz="0" w:space="0" w:color="auto"/>
        <w:bottom w:val="none" w:sz="0" w:space="0" w:color="auto"/>
        <w:right w:val="none" w:sz="0" w:space="0" w:color="auto"/>
      </w:divBdr>
    </w:div>
    <w:div w:id="1436680540">
      <w:bodyDiv w:val="1"/>
      <w:marLeft w:val="0"/>
      <w:marRight w:val="0"/>
      <w:marTop w:val="0"/>
      <w:marBottom w:val="0"/>
      <w:divBdr>
        <w:top w:val="none" w:sz="0" w:space="0" w:color="auto"/>
        <w:left w:val="none" w:sz="0" w:space="0" w:color="auto"/>
        <w:bottom w:val="none" w:sz="0" w:space="0" w:color="auto"/>
        <w:right w:val="none" w:sz="0" w:space="0" w:color="auto"/>
      </w:divBdr>
    </w:div>
    <w:div w:id="1530294084">
      <w:bodyDiv w:val="1"/>
      <w:marLeft w:val="0"/>
      <w:marRight w:val="0"/>
      <w:marTop w:val="0"/>
      <w:marBottom w:val="0"/>
      <w:divBdr>
        <w:top w:val="none" w:sz="0" w:space="0" w:color="auto"/>
        <w:left w:val="none" w:sz="0" w:space="0" w:color="auto"/>
        <w:bottom w:val="none" w:sz="0" w:space="0" w:color="auto"/>
        <w:right w:val="none" w:sz="0" w:space="0" w:color="auto"/>
      </w:divBdr>
      <w:divsChild>
        <w:div w:id="248393525">
          <w:marLeft w:val="0"/>
          <w:marRight w:val="0"/>
          <w:marTop w:val="15"/>
          <w:marBottom w:val="0"/>
          <w:divBdr>
            <w:top w:val="single" w:sz="48" w:space="0" w:color="auto"/>
            <w:left w:val="single" w:sz="48" w:space="0" w:color="auto"/>
            <w:bottom w:val="single" w:sz="48" w:space="0" w:color="auto"/>
            <w:right w:val="single" w:sz="48" w:space="0" w:color="auto"/>
          </w:divBdr>
          <w:divsChild>
            <w:div w:id="67229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0563">
      <w:bodyDiv w:val="1"/>
      <w:marLeft w:val="0"/>
      <w:marRight w:val="0"/>
      <w:marTop w:val="0"/>
      <w:marBottom w:val="0"/>
      <w:divBdr>
        <w:top w:val="none" w:sz="0" w:space="0" w:color="auto"/>
        <w:left w:val="none" w:sz="0" w:space="0" w:color="auto"/>
        <w:bottom w:val="none" w:sz="0" w:space="0" w:color="auto"/>
        <w:right w:val="none" w:sz="0" w:space="0" w:color="auto"/>
      </w:divBdr>
    </w:div>
    <w:div w:id="1935550464">
      <w:bodyDiv w:val="1"/>
      <w:marLeft w:val="0"/>
      <w:marRight w:val="0"/>
      <w:marTop w:val="0"/>
      <w:marBottom w:val="0"/>
      <w:divBdr>
        <w:top w:val="none" w:sz="0" w:space="0" w:color="auto"/>
        <w:left w:val="none" w:sz="0" w:space="0" w:color="auto"/>
        <w:bottom w:val="none" w:sz="0" w:space="0" w:color="auto"/>
        <w:right w:val="none" w:sz="0" w:space="0" w:color="auto"/>
      </w:divBdr>
    </w:div>
    <w:div w:id="2146583401">
      <w:bodyDiv w:val="1"/>
      <w:marLeft w:val="0"/>
      <w:marRight w:val="0"/>
      <w:marTop w:val="0"/>
      <w:marBottom w:val="0"/>
      <w:divBdr>
        <w:top w:val="none" w:sz="0" w:space="0" w:color="auto"/>
        <w:left w:val="none" w:sz="0" w:space="0" w:color="auto"/>
        <w:bottom w:val="none" w:sz="0" w:space="0" w:color="auto"/>
        <w:right w:val="none" w:sz="0" w:space="0" w:color="auto"/>
      </w:divBdr>
      <w:divsChild>
        <w:div w:id="250043885">
          <w:marLeft w:val="0"/>
          <w:marRight w:val="0"/>
          <w:marTop w:val="0"/>
          <w:marBottom w:val="0"/>
          <w:divBdr>
            <w:top w:val="none" w:sz="0" w:space="0" w:color="auto"/>
            <w:left w:val="none" w:sz="0" w:space="0" w:color="auto"/>
            <w:bottom w:val="none" w:sz="0" w:space="0" w:color="auto"/>
            <w:right w:val="none" w:sz="0" w:space="0" w:color="auto"/>
          </w:divBdr>
          <w:divsChild>
            <w:div w:id="680396183">
              <w:marLeft w:val="0"/>
              <w:marRight w:val="0"/>
              <w:marTop w:val="0"/>
              <w:marBottom w:val="0"/>
              <w:divBdr>
                <w:top w:val="none" w:sz="0" w:space="0" w:color="auto"/>
                <w:left w:val="none" w:sz="0" w:space="0" w:color="auto"/>
                <w:bottom w:val="none" w:sz="0" w:space="0" w:color="auto"/>
                <w:right w:val="none" w:sz="0" w:space="0" w:color="auto"/>
              </w:divBdr>
            </w:div>
            <w:div w:id="1781559173">
              <w:marLeft w:val="0"/>
              <w:marRight w:val="0"/>
              <w:marTop w:val="0"/>
              <w:marBottom w:val="0"/>
              <w:divBdr>
                <w:top w:val="none" w:sz="0" w:space="0" w:color="auto"/>
                <w:left w:val="none" w:sz="0" w:space="0" w:color="auto"/>
                <w:bottom w:val="none" w:sz="0" w:space="0" w:color="auto"/>
                <w:right w:val="none" w:sz="0" w:space="0" w:color="auto"/>
              </w:divBdr>
            </w:div>
            <w:div w:id="2087339680">
              <w:marLeft w:val="0"/>
              <w:marRight w:val="0"/>
              <w:marTop w:val="0"/>
              <w:marBottom w:val="0"/>
              <w:divBdr>
                <w:top w:val="none" w:sz="0" w:space="0" w:color="auto"/>
                <w:left w:val="none" w:sz="0" w:space="0" w:color="auto"/>
                <w:bottom w:val="none" w:sz="0" w:space="0" w:color="auto"/>
                <w:right w:val="none" w:sz="0" w:space="0" w:color="auto"/>
              </w:divBdr>
            </w:div>
            <w:div w:id="1991445732">
              <w:marLeft w:val="0"/>
              <w:marRight w:val="0"/>
              <w:marTop w:val="0"/>
              <w:marBottom w:val="0"/>
              <w:divBdr>
                <w:top w:val="none" w:sz="0" w:space="0" w:color="auto"/>
                <w:left w:val="none" w:sz="0" w:space="0" w:color="auto"/>
                <w:bottom w:val="none" w:sz="0" w:space="0" w:color="auto"/>
                <w:right w:val="none" w:sz="0" w:space="0" w:color="auto"/>
              </w:divBdr>
            </w:div>
            <w:div w:id="585041315">
              <w:marLeft w:val="0"/>
              <w:marRight w:val="0"/>
              <w:marTop w:val="0"/>
              <w:marBottom w:val="0"/>
              <w:divBdr>
                <w:top w:val="none" w:sz="0" w:space="0" w:color="auto"/>
                <w:left w:val="none" w:sz="0" w:space="0" w:color="auto"/>
                <w:bottom w:val="none" w:sz="0" w:space="0" w:color="auto"/>
                <w:right w:val="none" w:sz="0" w:space="0" w:color="auto"/>
              </w:divBdr>
            </w:div>
            <w:div w:id="1188443734">
              <w:marLeft w:val="0"/>
              <w:marRight w:val="0"/>
              <w:marTop w:val="0"/>
              <w:marBottom w:val="0"/>
              <w:divBdr>
                <w:top w:val="none" w:sz="0" w:space="0" w:color="auto"/>
                <w:left w:val="none" w:sz="0" w:space="0" w:color="auto"/>
                <w:bottom w:val="none" w:sz="0" w:space="0" w:color="auto"/>
                <w:right w:val="none" w:sz="0" w:space="0" w:color="auto"/>
              </w:divBdr>
            </w:div>
            <w:div w:id="712533592">
              <w:marLeft w:val="0"/>
              <w:marRight w:val="0"/>
              <w:marTop w:val="0"/>
              <w:marBottom w:val="0"/>
              <w:divBdr>
                <w:top w:val="none" w:sz="0" w:space="0" w:color="auto"/>
                <w:left w:val="none" w:sz="0" w:space="0" w:color="auto"/>
                <w:bottom w:val="none" w:sz="0" w:space="0" w:color="auto"/>
                <w:right w:val="none" w:sz="0" w:space="0" w:color="auto"/>
              </w:divBdr>
            </w:div>
            <w:div w:id="1403061666">
              <w:marLeft w:val="0"/>
              <w:marRight w:val="0"/>
              <w:marTop w:val="0"/>
              <w:marBottom w:val="0"/>
              <w:divBdr>
                <w:top w:val="none" w:sz="0" w:space="0" w:color="auto"/>
                <w:left w:val="none" w:sz="0" w:space="0" w:color="auto"/>
                <w:bottom w:val="none" w:sz="0" w:space="0" w:color="auto"/>
                <w:right w:val="none" w:sz="0" w:space="0" w:color="auto"/>
              </w:divBdr>
            </w:div>
            <w:div w:id="311834254">
              <w:marLeft w:val="0"/>
              <w:marRight w:val="0"/>
              <w:marTop w:val="0"/>
              <w:marBottom w:val="0"/>
              <w:divBdr>
                <w:top w:val="none" w:sz="0" w:space="0" w:color="auto"/>
                <w:left w:val="none" w:sz="0" w:space="0" w:color="auto"/>
                <w:bottom w:val="none" w:sz="0" w:space="0" w:color="auto"/>
                <w:right w:val="none" w:sz="0" w:space="0" w:color="auto"/>
              </w:divBdr>
            </w:div>
            <w:div w:id="1988708335">
              <w:marLeft w:val="0"/>
              <w:marRight w:val="0"/>
              <w:marTop w:val="0"/>
              <w:marBottom w:val="0"/>
              <w:divBdr>
                <w:top w:val="none" w:sz="0" w:space="0" w:color="auto"/>
                <w:left w:val="none" w:sz="0" w:space="0" w:color="auto"/>
                <w:bottom w:val="none" w:sz="0" w:space="0" w:color="auto"/>
                <w:right w:val="none" w:sz="0" w:space="0" w:color="auto"/>
              </w:divBdr>
            </w:div>
            <w:div w:id="655036594">
              <w:marLeft w:val="0"/>
              <w:marRight w:val="0"/>
              <w:marTop w:val="0"/>
              <w:marBottom w:val="0"/>
              <w:divBdr>
                <w:top w:val="none" w:sz="0" w:space="0" w:color="auto"/>
                <w:left w:val="none" w:sz="0" w:space="0" w:color="auto"/>
                <w:bottom w:val="none" w:sz="0" w:space="0" w:color="auto"/>
                <w:right w:val="none" w:sz="0" w:space="0" w:color="auto"/>
              </w:divBdr>
            </w:div>
            <w:div w:id="348335678">
              <w:marLeft w:val="0"/>
              <w:marRight w:val="0"/>
              <w:marTop w:val="0"/>
              <w:marBottom w:val="0"/>
              <w:divBdr>
                <w:top w:val="none" w:sz="0" w:space="0" w:color="auto"/>
                <w:left w:val="none" w:sz="0" w:space="0" w:color="auto"/>
                <w:bottom w:val="none" w:sz="0" w:space="0" w:color="auto"/>
                <w:right w:val="none" w:sz="0" w:space="0" w:color="auto"/>
              </w:divBdr>
            </w:div>
            <w:div w:id="275797018">
              <w:marLeft w:val="0"/>
              <w:marRight w:val="0"/>
              <w:marTop w:val="0"/>
              <w:marBottom w:val="0"/>
              <w:divBdr>
                <w:top w:val="none" w:sz="0" w:space="0" w:color="auto"/>
                <w:left w:val="none" w:sz="0" w:space="0" w:color="auto"/>
                <w:bottom w:val="none" w:sz="0" w:space="0" w:color="auto"/>
                <w:right w:val="none" w:sz="0" w:space="0" w:color="auto"/>
              </w:divBdr>
            </w:div>
            <w:div w:id="55784011">
              <w:marLeft w:val="0"/>
              <w:marRight w:val="0"/>
              <w:marTop w:val="0"/>
              <w:marBottom w:val="0"/>
              <w:divBdr>
                <w:top w:val="none" w:sz="0" w:space="0" w:color="auto"/>
                <w:left w:val="none" w:sz="0" w:space="0" w:color="auto"/>
                <w:bottom w:val="none" w:sz="0" w:space="0" w:color="auto"/>
                <w:right w:val="none" w:sz="0" w:space="0" w:color="auto"/>
              </w:divBdr>
            </w:div>
            <w:div w:id="1824007847">
              <w:marLeft w:val="0"/>
              <w:marRight w:val="0"/>
              <w:marTop w:val="0"/>
              <w:marBottom w:val="0"/>
              <w:divBdr>
                <w:top w:val="none" w:sz="0" w:space="0" w:color="auto"/>
                <w:left w:val="none" w:sz="0" w:space="0" w:color="auto"/>
                <w:bottom w:val="none" w:sz="0" w:space="0" w:color="auto"/>
                <w:right w:val="none" w:sz="0" w:space="0" w:color="auto"/>
              </w:divBdr>
            </w:div>
            <w:div w:id="1788890937">
              <w:marLeft w:val="0"/>
              <w:marRight w:val="0"/>
              <w:marTop w:val="0"/>
              <w:marBottom w:val="0"/>
              <w:divBdr>
                <w:top w:val="none" w:sz="0" w:space="0" w:color="auto"/>
                <w:left w:val="none" w:sz="0" w:space="0" w:color="auto"/>
                <w:bottom w:val="none" w:sz="0" w:space="0" w:color="auto"/>
                <w:right w:val="none" w:sz="0" w:space="0" w:color="auto"/>
              </w:divBdr>
            </w:div>
            <w:div w:id="1514295611">
              <w:marLeft w:val="0"/>
              <w:marRight w:val="0"/>
              <w:marTop w:val="0"/>
              <w:marBottom w:val="0"/>
              <w:divBdr>
                <w:top w:val="none" w:sz="0" w:space="0" w:color="auto"/>
                <w:left w:val="none" w:sz="0" w:space="0" w:color="auto"/>
                <w:bottom w:val="none" w:sz="0" w:space="0" w:color="auto"/>
                <w:right w:val="none" w:sz="0" w:space="0" w:color="auto"/>
              </w:divBdr>
            </w:div>
            <w:div w:id="1847596341">
              <w:marLeft w:val="0"/>
              <w:marRight w:val="0"/>
              <w:marTop w:val="0"/>
              <w:marBottom w:val="0"/>
              <w:divBdr>
                <w:top w:val="none" w:sz="0" w:space="0" w:color="auto"/>
                <w:left w:val="none" w:sz="0" w:space="0" w:color="auto"/>
                <w:bottom w:val="none" w:sz="0" w:space="0" w:color="auto"/>
                <w:right w:val="none" w:sz="0" w:space="0" w:color="auto"/>
              </w:divBdr>
            </w:div>
            <w:div w:id="624312410">
              <w:marLeft w:val="0"/>
              <w:marRight w:val="0"/>
              <w:marTop w:val="0"/>
              <w:marBottom w:val="0"/>
              <w:divBdr>
                <w:top w:val="none" w:sz="0" w:space="0" w:color="auto"/>
                <w:left w:val="none" w:sz="0" w:space="0" w:color="auto"/>
                <w:bottom w:val="none" w:sz="0" w:space="0" w:color="auto"/>
                <w:right w:val="none" w:sz="0" w:space="0" w:color="auto"/>
              </w:divBdr>
            </w:div>
            <w:div w:id="1526559911">
              <w:marLeft w:val="0"/>
              <w:marRight w:val="0"/>
              <w:marTop w:val="0"/>
              <w:marBottom w:val="0"/>
              <w:divBdr>
                <w:top w:val="none" w:sz="0" w:space="0" w:color="auto"/>
                <w:left w:val="none" w:sz="0" w:space="0" w:color="auto"/>
                <w:bottom w:val="none" w:sz="0" w:space="0" w:color="auto"/>
                <w:right w:val="none" w:sz="0" w:space="0" w:color="auto"/>
              </w:divBdr>
            </w:div>
            <w:div w:id="1498613017">
              <w:marLeft w:val="0"/>
              <w:marRight w:val="0"/>
              <w:marTop w:val="0"/>
              <w:marBottom w:val="0"/>
              <w:divBdr>
                <w:top w:val="none" w:sz="0" w:space="0" w:color="auto"/>
                <w:left w:val="none" w:sz="0" w:space="0" w:color="auto"/>
                <w:bottom w:val="none" w:sz="0" w:space="0" w:color="auto"/>
                <w:right w:val="none" w:sz="0" w:space="0" w:color="auto"/>
              </w:divBdr>
            </w:div>
            <w:div w:id="19774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breisig/phpLDAPadmin.git"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2225</Words>
  <Characters>12243</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somoza</dc:creator>
  <cp:lastModifiedBy>marcos somoza</cp:lastModifiedBy>
  <cp:revision>4</cp:revision>
  <cp:lastPrinted>2021-10-26T19:47:00Z</cp:lastPrinted>
  <dcterms:created xsi:type="dcterms:W3CDTF">2021-10-26T19:47:00Z</dcterms:created>
  <dcterms:modified xsi:type="dcterms:W3CDTF">2021-10-26T19:48:00Z</dcterms:modified>
</cp:coreProperties>
</file>